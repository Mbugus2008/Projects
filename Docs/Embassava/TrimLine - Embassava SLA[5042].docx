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527B5" w14:textId="77777777" w:rsidR="000A3ABB" w:rsidRPr="00156F31" w:rsidRDefault="000A3ABB">
      <w:pPr>
        <w:pStyle w:val="Header"/>
        <w:rPr>
          <w:rFonts w:cs="Calibri"/>
          <w:b/>
          <w:sz w:val="28"/>
        </w:rPr>
      </w:pPr>
    </w:p>
    <w:p w14:paraId="3D410220" w14:textId="77777777"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jc w:val="center"/>
        <w:rPr>
          <w:rFonts w:cs="Calibri"/>
          <w:b/>
          <w:sz w:val="36"/>
        </w:rPr>
      </w:pPr>
    </w:p>
    <w:p w14:paraId="01FB6862" w14:textId="77777777"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156F31">
        <w:rPr>
          <w:rFonts w:cs="Calibri"/>
          <w:b/>
          <w:sz w:val="36"/>
        </w:rPr>
        <w:t xml:space="preserve">SERVICE LEVEL AGREEMENT </w:t>
      </w:r>
    </w:p>
    <w:p w14:paraId="24E03A84" w14:textId="0EE2C1BD" w:rsidR="000A3ABB" w:rsidRPr="00156F31"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931954C" w14:textId="2AEA6BCD" w:rsidR="00E1293E"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BETWEEN </w:t>
      </w:r>
    </w:p>
    <w:p w14:paraId="4C8CB50F" w14:textId="2F6A3540" w:rsidR="00E1293E"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4D0AD079" w14:textId="19621530" w:rsidR="000A3ABB" w:rsidRDefault="00201D91"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sz w:val="36"/>
        </w:rPr>
        <w:t>EMBASSAVA SACCO LTD</w:t>
      </w:r>
    </w:p>
    <w:p w14:paraId="32EC8B7F" w14:textId="77777777" w:rsidR="00E1293E" w:rsidRPr="00087E3C" w:rsidRDefault="00E1293E"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37B0634D" w14:textId="1F906D27" w:rsidR="000A3ABB"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sidRPr="00683964">
        <w:rPr>
          <w:rFonts w:cs="Calibri"/>
          <w:b/>
          <w:sz w:val="36"/>
        </w:rPr>
        <w:t xml:space="preserve">AND </w:t>
      </w:r>
    </w:p>
    <w:p w14:paraId="04DE447D" w14:textId="77777777" w:rsidR="002332E0"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p>
    <w:p w14:paraId="5DF615C6" w14:textId="34F32922" w:rsidR="00E1293E" w:rsidRPr="00087E3C" w:rsidRDefault="0097693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u w:val="single"/>
        </w:rPr>
      </w:pPr>
      <w:r>
        <w:rPr>
          <w:noProof/>
          <w:lang w:eastAsia="en-US"/>
        </w:rPr>
        <w:drawing>
          <wp:inline distT="0" distB="0" distL="0" distR="0" wp14:anchorId="1C53F021" wp14:editId="3B869447">
            <wp:extent cx="701040" cy="525780"/>
            <wp:effectExtent l="0" t="0" r="0" b="0"/>
            <wp:docPr id="3"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01040" cy="525780"/>
                    </a:xfrm>
                    <a:prstGeom prst="rect">
                      <a:avLst/>
                    </a:prstGeom>
                    <a:noFill/>
                    <a:ln>
                      <a:noFill/>
                    </a:ln>
                  </pic:spPr>
                </pic:pic>
              </a:graphicData>
            </a:graphic>
          </wp:inline>
        </w:drawing>
      </w:r>
    </w:p>
    <w:p w14:paraId="44AE26C5" w14:textId="70BE18F1" w:rsidR="000A3ABB" w:rsidRPr="00087E3C" w:rsidRDefault="002332E0" w:rsidP="00087E3C">
      <w:pPr>
        <w:pStyle w:val="Header"/>
        <w:pBdr>
          <w:top w:val="thickThinLargeGap" w:sz="18" w:space="1" w:color="808080"/>
          <w:left w:val="thickThinLargeGap" w:sz="18" w:space="0" w:color="808080"/>
          <w:bottom w:val="thinThickLargeGap" w:sz="18" w:space="31" w:color="808080"/>
          <w:right w:val="thinThickLargeGap" w:sz="18" w:space="1" w:color="808080"/>
        </w:pBdr>
        <w:spacing w:after="120"/>
        <w:jc w:val="center"/>
        <w:rPr>
          <w:rFonts w:cs="Calibri"/>
          <w:b/>
          <w:sz w:val="36"/>
        </w:rPr>
      </w:pPr>
      <w:r>
        <w:rPr>
          <w:rFonts w:cs="Calibri"/>
          <w:b/>
          <w:bCs/>
          <w:sz w:val="36"/>
        </w:rPr>
        <w:t>TRIMLINE SYSTEMS &amp; SOLUTIONS</w:t>
      </w:r>
    </w:p>
    <w:p w14:paraId="6812253C" w14:textId="77777777"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36"/>
        </w:rPr>
      </w:pPr>
    </w:p>
    <w:p w14:paraId="1B2B6E8D" w14:textId="0FD97FE8" w:rsidR="000A3ABB" w:rsidRPr="00683964" w:rsidRDefault="000A3ABB" w:rsidP="00087E3C">
      <w:pPr>
        <w:pStyle w:val="Header"/>
        <w:pBdr>
          <w:top w:val="thickThinLargeGap" w:sz="18" w:space="1" w:color="808080"/>
          <w:left w:val="thickThinLargeGap" w:sz="18" w:space="0" w:color="808080"/>
          <w:bottom w:val="thinThickLargeGap" w:sz="18" w:space="31" w:color="808080"/>
          <w:right w:val="thinThickLargeGap" w:sz="18" w:space="1" w:color="808080"/>
        </w:pBdr>
        <w:rPr>
          <w:rFonts w:cs="Calibri"/>
          <w:b/>
          <w:sz w:val="40"/>
          <w:szCs w:val="24"/>
        </w:rPr>
      </w:pPr>
    </w:p>
    <w:p w14:paraId="6C3CE572" w14:textId="77777777" w:rsidR="000A3ABB" w:rsidRPr="00683964" w:rsidRDefault="000A3ABB">
      <w:pPr>
        <w:pStyle w:val="Header"/>
        <w:rPr>
          <w:rFonts w:cs="Calibri"/>
          <w:b/>
        </w:rPr>
      </w:pPr>
    </w:p>
    <w:p w14:paraId="2C8BDF26" w14:textId="5EE4D3FC" w:rsidR="000A3ABB" w:rsidRPr="00B12D35" w:rsidRDefault="00492693">
      <w:pPr>
        <w:pStyle w:val="Header"/>
        <w:rPr>
          <w:rFonts w:ascii="Times New Roman" w:hAnsi="Times New Roman"/>
          <w:b/>
          <w:sz w:val="22"/>
          <w:szCs w:val="22"/>
        </w:rPr>
      </w:pPr>
      <w:r>
        <w:rPr>
          <w:rFonts w:cs="Calibri"/>
          <w:b/>
        </w:rPr>
        <w:br w:type="page"/>
      </w:r>
    </w:p>
    <w:p w14:paraId="52BEA1E5" w14:textId="15482113" w:rsidR="000A3ABB" w:rsidRPr="00B12D35" w:rsidRDefault="00492693" w:rsidP="00087E3C">
      <w:pPr>
        <w:pStyle w:val="Heading1"/>
        <w:rPr>
          <w:rFonts w:ascii="Times New Roman" w:hAnsi="Times New Roman"/>
          <w:sz w:val="22"/>
          <w:szCs w:val="22"/>
          <w:lang w:eastAsia="en-US"/>
        </w:rPr>
      </w:pPr>
      <w:r w:rsidRPr="00B12D35">
        <w:rPr>
          <w:rFonts w:ascii="Times New Roman" w:hAnsi="Times New Roman"/>
          <w:sz w:val="22"/>
          <w:szCs w:val="22"/>
        </w:rPr>
        <w:lastRenderedPageBreak/>
        <w:t xml:space="preserve"> </w:t>
      </w:r>
      <w:bookmarkStart w:id="0" w:name="_Toc75930111"/>
      <w:bookmarkStart w:id="1" w:name="_Toc472331051"/>
      <w:r w:rsidR="000A3ABB" w:rsidRPr="00B12D35">
        <w:rPr>
          <w:rFonts w:ascii="Times New Roman" w:hAnsi="Times New Roman"/>
          <w:sz w:val="22"/>
          <w:szCs w:val="22"/>
        </w:rPr>
        <w:t>Agreement Overview</w:t>
      </w:r>
      <w:bookmarkEnd w:id="0"/>
      <w:bookmarkEnd w:id="1"/>
    </w:p>
    <w:p w14:paraId="7655AF72" w14:textId="77777777" w:rsidR="00677E6D" w:rsidRPr="00B12D35" w:rsidRDefault="00677E6D" w:rsidP="00087E3C">
      <w:pPr>
        <w:numPr>
          <w:ilvl w:val="1"/>
          <w:numId w:val="15"/>
        </w:numPr>
        <w:jc w:val="both"/>
        <w:rPr>
          <w:rFonts w:ascii="Times New Roman" w:hAnsi="Times New Roman"/>
          <w:b/>
          <w:sz w:val="22"/>
          <w:szCs w:val="22"/>
          <w:lang w:eastAsia="en-US"/>
        </w:rPr>
      </w:pPr>
      <w:r w:rsidRPr="00B12D35">
        <w:rPr>
          <w:rFonts w:ascii="Times New Roman" w:hAnsi="Times New Roman"/>
          <w:b/>
          <w:sz w:val="22"/>
          <w:szCs w:val="22"/>
          <w:lang w:eastAsia="en-US"/>
        </w:rPr>
        <w:t>Parties</w:t>
      </w:r>
      <w:r w:rsidR="00D13C60" w:rsidRPr="00B12D35">
        <w:rPr>
          <w:rFonts w:ascii="Times New Roman" w:hAnsi="Times New Roman"/>
          <w:b/>
          <w:sz w:val="22"/>
          <w:szCs w:val="22"/>
          <w:lang w:eastAsia="en-US"/>
        </w:rPr>
        <w:t xml:space="preserve"> and Recital</w:t>
      </w:r>
    </w:p>
    <w:p w14:paraId="50389FC6" w14:textId="0B298616" w:rsidR="00502AFE"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represents a </w:t>
      </w:r>
      <w:r w:rsidRPr="00B12D35">
        <w:rPr>
          <w:rFonts w:ascii="Times New Roman" w:hAnsi="Times New Roman"/>
          <w:sz w:val="22"/>
          <w:szCs w:val="22"/>
        </w:rPr>
        <w:t xml:space="preserve">Service Level Agreement </w:t>
      </w:r>
      <w:r w:rsidRPr="00B12D35">
        <w:rPr>
          <w:rFonts w:ascii="Times New Roman" w:hAnsi="Times New Roman"/>
          <w:sz w:val="22"/>
          <w:szCs w:val="22"/>
          <w:lang w:eastAsia="en-US"/>
        </w:rPr>
        <w:t>between</w:t>
      </w:r>
      <w:r w:rsidR="00502AFE" w:rsidRPr="00B12D35">
        <w:rPr>
          <w:rFonts w:ascii="Times New Roman" w:hAnsi="Times New Roman"/>
          <w:sz w:val="22"/>
          <w:szCs w:val="22"/>
          <w:lang w:eastAsia="en-US"/>
        </w:rPr>
        <w:t>:</w:t>
      </w:r>
    </w:p>
    <w:p w14:paraId="27565668" w14:textId="77777777" w:rsidR="001E76CE" w:rsidRPr="00B12D35" w:rsidRDefault="001E76CE" w:rsidP="000216CF">
      <w:pPr>
        <w:ind w:left="360"/>
        <w:jc w:val="both"/>
        <w:rPr>
          <w:rFonts w:ascii="Times New Roman" w:hAnsi="Times New Roman"/>
          <w:sz w:val="22"/>
          <w:szCs w:val="22"/>
          <w:lang w:eastAsia="en-US"/>
        </w:rPr>
      </w:pPr>
    </w:p>
    <w:p w14:paraId="753E6550" w14:textId="77777777" w:rsidR="006F376E" w:rsidRDefault="009642B0" w:rsidP="006F376E">
      <w:pPr>
        <w:ind w:left="360"/>
        <w:jc w:val="both"/>
        <w:rPr>
          <w:rFonts w:ascii="Times New Roman" w:hAnsi="Times New Roman"/>
          <w:sz w:val="22"/>
          <w:szCs w:val="22"/>
          <w:lang w:eastAsia="en-US"/>
        </w:rPr>
      </w:pPr>
      <w:proofErr w:type="spellStart"/>
      <w:r w:rsidRPr="00B12D35">
        <w:rPr>
          <w:rFonts w:ascii="Times New Roman" w:hAnsi="Times New Roman"/>
          <w:b/>
          <w:sz w:val="22"/>
          <w:szCs w:val="22"/>
          <w:lang w:eastAsia="en-US"/>
        </w:rPr>
        <w:t>TrimLine</w:t>
      </w:r>
      <w:proofErr w:type="spellEnd"/>
      <w:r w:rsidRPr="00B12D35">
        <w:rPr>
          <w:rFonts w:ascii="Times New Roman" w:hAnsi="Times New Roman"/>
          <w:b/>
          <w:sz w:val="22"/>
          <w:szCs w:val="22"/>
          <w:lang w:eastAsia="en-US"/>
        </w:rPr>
        <w:t xml:space="preserve"> Systems &amp; Solutions</w:t>
      </w:r>
      <w:r w:rsidR="00677E6D" w:rsidRPr="00B12D35">
        <w:rPr>
          <w:rFonts w:ascii="Times New Roman" w:hAnsi="Times New Roman"/>
          <w:sz w:val="22"/>
          <w:szCs w:val="22"/>
          <w:lang w:eastAsia="en-US"/>
        </w:rPr>
        <w:t xml:space="preserve">, a limited liability company incorporated and operating under the Companies Act in the Republic of Kenya </w:t>
      </w:r>
      <w:r w:rsidR="00502AFE" w:rsidRPr="00B12D35">
        <w:rPr>
          <w:rFonts w:ascii="Times New Roman" w:hAnsi="Times New Roman"/>
          <w:sz w:val="22"/>
          <w:szCs w:val="22"/>
          <w:lang w:eastAsia="en-US"/>
        </w:rPr>
        <w:t xml:space="preserve">whose principal office and address is </w:t>
      </w:r>
    </w:p>
    <w:p w14:paraId="1E7B0195" w14:textId="77777777" w:rsidR="006F376E" w:rsidRDefault="006F376E" w:rsidP="006F376E">
      <w:pPr>
        <w:ind w:left="360"/>
        <w:jc w:val="both"/>
        <w:rPr>
          <w:rFonts w:ascii="Times New Roman" w:hAnsi="Times New Roman"/>
          <w:sz w:val="22"/>
          <w:szCs w:val="22"/>
          <w:lang w:eastAsia="en-US"/>
        </w:rPr>
      </w:pPr>
    </w:p>
    <w:p w14:paraId="02827C19" w14:textId="77777777" w:rsidR="006F376E" w:rsidRDefault="006F376E" w:rsidP="006F376E">
      <w:pPr>
        <w:ind w:left="2160"/>
        <w:jc w:val="both"/>
        <w:rPr>
          <w:rFonts w:ascii="Times New Roman" w:hAnsi="Times New Roman"/>
          <w:sz w:val="22"/>
          <w:szCs w:val="22"/>
          <w:lang w:eastAsia="en-US"/>
        </w:rPr>
      </w:pPr>
      <w:proofErr w:type="spellStart"/>
      <w:r w:rsidRPr="006F376E">
        <w:rPr>
          <w:rFonts w:ascii="Times New Roman" w:hAnsi="Times New Roman"/>
          <w:sz w:val="22"/>
          <w:szCs w:val="22"/>
          <w:lang w:eastAsia="en-US"/>
        </w:rPr>
        <w:t>Bihi</w:t>
      </w:r>
      <w:proofErr w:type="spellEnd"/>
      <w:r w:rsidRPr="006F376E">
        <w:rPr>
          <w:rFonts w:ascii="Times New Roman" w:hAnsi="Times New Roman"/>
          <w:sz w:val="22"/>
          <w:szCs w:val="22"/>
          <w:lang w:eastAsia="en-US"/>
        </w:rPr>
        <w:t xml:space="preserve"> Towers 9th Floor, Room 5 Moi Avenue </w:t>
      </w:r>
    </w:p>
    <w:p w14:paraId="67BC1D81" w14:textId="678C0AAD" w:rsidR="006F376E" w:rsidRPr="006F376E" w:rsidRDefault="006F376E" w:rsidP="006F376E">
      <w:pPr>
        <w:ind w:left="2160"/>
        <w:jc w:val="both"/>
        <w:rPr>
          <w:rFonts w:ascii="Times New Roman" w:hAnsi="Times New Roman"/>
          <w:sz w:val="22"/>
          <w:szCs w:val="22"/>
          <w:lang w:eastAsia="en-US"/>
        </w:rPr>
      </w:pPr>
      <w:r w:rsidRPr="006F376E">
        <w:rPr>
          <w:rFonts w:ascii="Times New Roman" w:hAnsi="Times New Roman"/>
          <w:sz w:val="22"/>
          <w:szCs w:val="22"/>
          <w:lang w:eastAsia="en-US"/>
        </w:rPr>
        <w:t>P.O. Box 35351 – 00100, Nairobi, Kenya</w:t>
      </w:r>
    </w:p>
    <w:p w14:paraId="363DA7B4" w14:textId="2E580138" w:rsidR="00677E6D" w:rsidRDefault="00502AFE"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___________________________________________________________________________ (hereinafter referred to as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w:t>
      </w:r>
      <w:r w:rsidR="002C1367" w:rsidRPr="00B12D35">
        <w:rPr>
          <w:rFonts w:ascii="Times New Roman" w:hAnsi="Times New Roman"/>
          <w:sz w:val="22"/>
          <w:szCs w:val="22"/>
          <w:lang w:eastAsia="en-US"/>
        </w:rPr>
        <w:t>title)</w:t>
      </w:r>
      <w:r w:rsidR="00677E6D" w:rsidRPr="00B12D35">
        <w:rPr>
          <w:rFonts w:ascii="Times New Roman" w:hAnsi="Times New Roman"/>
          <w:sz w:val="22"/>
          <w:szCs w:val="22"/>
          <w:lang w:eastAsia="en-US"/>
        </w:rPr>
        <w:t xml:space="preserve"> of the one part, </w:t>
      </w:r>
      <w:r w:rsidR="000A3ABB" w:rsidRPr="00B12D35">
        <w:rPr>
          <w:rFonts w:ascii="Times New Roman" w:hAnsi="Times New Roman"/>
          <w:sz w:val="22"/>
          <w:szCs w:val="22"/>
          <w:lang w:eastAsia="en-US"/>
        </w:rPr>
        <w:t>and</w:t>
      </w:r>
      <w:r w:rsidR="00677E6D" w:rsidRPr="00B12D35">
        <w:rPr>
          <w:rFonts w:ascii="Times New Roman" w:hAnsi="Times New Roman"/>
          <w:sz w:val="22"/>
          <w:szCs w:val="22"/>
          <w:lang w:eastAsia="en-US"/>
        </w:rPr>
        <w:t>;</w:t>
      </w:r>
    </w:p>
    <w:p w14:paraId="3A14CA43" w14:textId="24A364DE" w:rsidR="006F376E" w:rsidRDefault="006F376E" w:rsidP="000216CF">
      <w:pPr>
        <w:ind w:left="360"/>
        <w:jc w:val="both"/>
        <w:rPr>
          <w:rFonts w:ascii="Times New Roman" w:hAnsi="Times New Roman"/>
          <w:sz w:val="22"/>
          <w:szCs w:val="22"/>
          <w:lang w:eastAsia="en-US"/>
        </w:rPr>
      </w:pPr>
      <w:r>
        <w:rPr>
          <w:rFonts w:ascii="Times New Roman" w:hAnsi="Times New Roman"/>
          <w:sz w:val="22"/>
          <w:szCs w:val="22"/>
          <w:lang w:eastAsia="en-US"/>
        </w:rPr>
        <w:tab/>
      </w:r>
      <w:r>
        <w:rPr>
          <w:rFonts w:ascii="Times New Roman" w:hAnsi="Times New Roman"/>
          <w:sz w:val="22"/>
          <w:szCs w:val="22"/>
          <w:lang w:eastAsia="en-US"/>
        </w:rPr>
        <w:tab/>
      </w:r>
    </w:p>
    <w:p w14:paraId="05FB33B8" w14:textId="77777777" w:rsidR="006F376E" w:rsidRPr="00B12D35" w:rsidRDefault="006F376E" w:rsidP="000216CF">
      <w:pPr>
        <w:ind w:left="360"/>
        <w:jc w:val="both"/>
        <w:rPr>
          <w:rFonts w:ascii="Times New Roman" w:hAnsi="Times New Roman"/>
          <w:sz w:val="22"/>
          <w:szCs w:val="22"/>
          <w:lang w:eastAsia="en-US"/>
        </w:rPr>
      </w:pPr>
    </w:p>
    <w:p w14:paraId="765768A6" w14:textId="77777777" w:rsidR="00791445" w:rsidRPr="00B12D35" w:rsidRDefault="000A3ABB" w:rsidP="000216CF">
      <w:pPr>
        <w:ind w:left="360"/>
        <w:jc w:val="both"/>
        <w:rPr>
          <w:rFonts w:ascii="Times New Roman" w:hAnsi="Times New Roman"/>
          <w:sz w:val="22"/>
          <w:szCs w:val="22"/>
          <w:lang w:eastAsia="en-US"/>
        </w:rPr>
      </w:pPr>
      <w:r w:rsidRPr="00B12D35">
        <w:rPr>
          <w:rFonts w:ascii="Times New Roman" w:hAnsi="Times New Roman"/>
          <w:sz w:val="22"/>
          <w:szCs w:val="22"/>
          <w:lang w:eastAsia="en-US"/>
        </w:rPr>
        <w:t xml:space="preserve"> </w:t>
      </w:r>
    </w:p>
    <w:p w14:paraId="1256945B" w14:textId="35B7A701" w:rsidR="000A3ABB" w:rsidRPr="00B12D35" w:rsidRDefault="00201D91" w:rsidP="00677E6D">
      <w:pPr>
        <w:ind w:left="360"/>
        <w:jc w:val="both"/>
        <w:rPr>
          <w:rFonts w:ascii="Times New Roman" w:hAnsi="Times New Roman"/>
          <w:sz w:val="22"/>
          <w:szCs w:val="22"/>
          <w:lang w:eastAsia="en-US"/>
        </w:rPr>
      </w:pPr>
      <w:proofErr w:type="spellStart"/>
      <w:r>
        <w:rPr>
          <w:rFonts w:ascii="Times New Roman" w:hAnsi="Times New Roman"/>
          <w:b/>
          <w:sz w:val="22"/>
          <w:szCs w:val="22"/>
          <w:lang w:eastAsia="en-US"/>
        </w:rPr>
        <w:t>Embassava</w:t>
      </w:r>
      <w:proofErr w:type="spellEnd"/>
      <w:r>
        <w:rPr>
          <w:rFonts w:ascii="Times New Roman" w:hAnsi="Times New Roman"/>
          <w:b/>
          <w:sz w:val="22"/>
          <w:szCs w:val="22"/>
          <w:lang w:eastAsia="en-US"/>
        </w:rPr>
        <w:t xml:space="preserve"> Sacco Ltd</w:t>
      </w:r>
      <w:r w:rsidR="00791445" w:rsidRPr="00B12D35">
        <w:rPr>
          <w:rFonts w:ascii="Times New Roman" w:hAnsi="Times New Roman"/>
          <w:b/>
          <w:sz w:val="22"/>
          <w:szCs w:val="22"/>
          <w:lang w:eastAsia="en-US"/>
        </w:rPr>
        <w:t>,</w:t>
      </w:r>
      <w:r w:rsidR="000A3ABB" w:rsidRPr="00B12D35">
        <w:rPr>
          <w:rFonts w:ascii="Times New Roman" w:hAnsi="Times New Roman"/>
          <w:sz w:val="22"/>
          <w:szCs w:val="22"/>
          <w:lang w:eastAsia="en-US"/>
        </w:rPr>
        <w:t xml:space="preserve"> </w:t>
      </w:r>
      <w:r w:rsidR="00677E6D" w:rsidRPr="00B12D35">
        <w:rPr>
          <w:rFonts w:ascii="Times New Roman" w:hAnsi="Times New Roman"/>
          <w:sz w:val="22"/>
          <w:szCs w:val="22"/>
          <w:lang w:eastAsia="en-US"/>
        </w:rPr>
        <w:t xml:space="preserve">a savings and credit cooperative society limited registered and operating under the Cooperative Societies Act and the Sacco Societies Act in the Republic of Kenya whose principal office is </w:t>
      </w:r>
      <w:r w:rsidR="00D464A4">
        <w:rPr>
          <w:rFonts w:ascii="Times New Roman" w:hAnsi="Times New Roman"/>
          <w:sz w:val="22"/>
          <w:szCs w:val="22"/>
          <w:lang w:eastAsia="en-US"/>
        </w:rPr>
        <w:t xml:space="preserve">Taveta Road, </w:t>
      </w:r>
      <w:proofErr w:type="spellStart"/>
      <w:r w:rsidRPr="00201D91">
        <w:rPr>
          <w:rFonts w:ascii="Times New Roman" w:hAnsi="Times New Roman"/>
          <w:sz w:val="22"/>
          <w:szCs w:val="22"/>
          <w:lang w:eastAsia="en-US"/>
        </w:rPr>
        <w:t>Jiwabhai</w:t>
      </w:r>
      <w:proofErr w:type="spellEnd"/>
      <w:r w:rsidRPr="00201D91">
        <w:rPr>
          <w:rFonts w:ascii="Times New Roman" w:hAnsi="Times New Roman"/>
          <w:sz w:val="22"/>
          <w:szCs w:val="22"/>
          <w:lang w:eastAsia="en-US"/>
        </w:rPr>
        <w:t xml:space="preserve"> </w:t>
      </w:r>
      <w:proofErr w:type="spellStart"/>
      <w:r w:rsidRPr="00201D91">
        <w:rPr>
          <w:rFonts w:ascii="Times New Roman" w:hAnsi="Times New Roman"/>
          <w:sz w:val="22"/>
          <w:szCs w:val="22"/>
          <w:lang w:eastAsia="en-US"/>
        </w:rPr>
        <w:t>Vekaria</w:t>
      </w:r>
      <w:proofErr w:type="spellEnd"/>
      <w:r w:rsidRPr="00201D91">
        <w:rPr>
          <w:rFonts w:ascii="Times New Roman" w:hAnsi="Times New Roman"/>
          <w:sz w:val="22"/>
          <w:szCs w:val="22"/>
          <w:lang w:eastAsia="en-US"/>
        </w:rPr>
        <w:t xml:space="preserve"> building</w:t>
      </w:r>
      <w:r w:rsidR="00677E6D" w:rsidRPr="00B12D35">
        <w:rPr>
          <w:rFonts w:ascii="Times New Roman" w:hAnsi="Times New Roman"/>
          <w:sz w:val="22"/>
          <w:szCs w:val="22"/>
          <w:lang w:eastAsia="en-US"/>
        </w:rPr>
        <w:t>, Nairobi (hereinafter referred to as ‘</w:t>
      </w:r>
      <w:proofErr w:type="spellStart"/>
      <w:r>
        <w:rPr>
          <w:rFonts w:ascii="Times New Roman" w:hAnsi="Times New Roman"/>
          <w:sz w:val="22"/>
          <w:szCs w:val="22"/>
          <w:lang w:eastAsia="en-US"/>
        </w:rPr>
        <w:t>Embassava</w:t>
      </w:r>
      <w:proofErr w:type="spellEnd"/>
      <w:r>
        <w:rPr>
          <w:rFonts w:ascii="Times New Roman" w:hAnsi="Times New Roman"/>
          <w:sz w:val="22"/>
          <w:szCs w:val="22"/>
          <w:lang w:eastAsia="en-US"/>
        </w:rPr>
        <w:t xml:space="preserve"> Sacco Ltd</w:t>
      </w:r>
      <w:r w:rsidR="00677E6D" w:rsidRPr="00B12D35">
        <w:rPr>
          <w:rFonts w:ascii="Times New Roman" w:hAnsi="Times New Roman"/>
          <w:sz w:val="22"/>
          <w:szCs w:val="22"/>
          <w:lang w:eastAsia="en-US"/>
        </w:rPr>
        <w:t>’</w:t>
      </w:r>
      <w:r w:rsidR="001E76CE" w:rsidRPr="00B12D35">
        <w:rPr>
          <w:rFonts w:ascii="Times New Roman" w:hAnsi="Times New Roman"/>
          <w:sz w:val="22"/>
          <w:szCs w:val="22"/>
          <w:lang w:eastAsia="en-US"/>
        </w:rPr>
        <w:t xml:space="preserve"> which expression shall where the context so admits include its permitted assigns and successors in title</w:t>
      </w:r>
      <w:r w:rsidR="00677E6D" w:rsidRPr="00B12D35">
        <w:rPr>
          <w:rFonts w:ascii="Times New Roman" w:hAnsi="Times New Roman"/>
          <w:sz w:val="22"/>
          <w:szCs w:val="22"/>
          <w:lang w:eastAsia="en-US"/>
        </w:rPr>
        <w:t xml:space="preserve">) of the other part. </w:t>
      </w:r>
      <w:r w:rsidR="00156F31" w:rsidRPr="00B12D35">
        <w:rPr>
          <w:rFonts w:ascii="Times New Roman" w:hAnsi="Times New Roman"/>
          <w:sz w:val="22"/>
          <w:szCs w:val="22"/>
          <w:lang w:eastAsia="en-US"/>
        </w:rPr>
        <w:t xml:space="preserve"> </w:t>
      </w:r>
    </w:p>
    <w:p w14:paraId="194D501A" w14:textId="77777777" w:rsidR="000A3ABB" w:rsidRPr="00B12D35" w:rsidRDefault="000A3ABB" w:rsidP="00087E3C">
      <w:pPr>
        <w:jc w:val="both"/>
        <w:rPr>
          <w:rFonts w:ascii="Times New Roman" w:hAnsi="Times New Roman"/>
          <w:sz w:val="22"/>
          <w:szCs w:val="22"/>
          <w:lang w:eastAsia="en-US"/>
        </w:rPr>
      </w:pPr>
    </w:p>
    <w:p w14:paraId="4606A360" w14:textId="77777777" w:rsidR="00677E6D" w:rsidRPr="00B12D35" w:rsidRDefault="00677E6D">
      <w:pPr>
        <w:ind w:left="360"/>
        <w:jc w:val="both"/>
        <w:rPr>
          <w:rFonts w:ascii="Times New Roman" w:hAnsi="Times New Roman"/>
          <w:b/>
          <w:sz w:val="22"/>
          <w:szCs w:val="22"/>
          <w:lang w:eastAsia="en-US"/>
        </w:rPr>
      </w:pPr>
      <w:r w:rsidRPr="00B12D35">
        <w:rPr>
          <w:rFonts w:ascii="Times New Roman" w:hAnsi="Times New Roman"/>
          <w:b/>
          <w:sz w:val="22"/>
          <w:szCs w:val="22"/>
          <w:lang w:eastAsia="en-US"/>
        </w:rPr>
        <w:t>W</w:t>
      </w:r>
      <w:r w:rsidR="00156F31" w:rsidRPr="00B12D35">
        <w:rPr>
          <w:rFonts w:ascii="Times New Roman" w:hAnsi="Times New Roman"/>
          <w:b/>
          <w:sz w:val="22"/>
          <w:szCs w:val="22"/>
          <w:lang w:eastAsia="en-US"/>
        </w:rPr>
        <w:t>hereas</w:t>
      </w:r>
    </w:p>
    <w:p w14:paraId="07B680FB" w14:textId="50B6D443" w:rsidR="00677E6D" w:rsidRPr="00B12D35" w:rsidRDefault="00201D91" w:rsidP="00087E3C">
      <w:pPr>
        <w:numPr>
          <w:ilvl w:val="0"/>
          <w:numId w:val="26"/>
        </w:numPr>
        <w:spacing w:after="240"/>
        <w:jc w:val="both"/>
        <w:rPr>
          <w:rFonts w:ascii="Times New Roman" w:hAnsi="Times New Roman"/>
          <w:sz w:val="22"/>
          <w:szCs w:val="22"/>
          <w:lang w:eastAsia="en-US"/>
        </w:rPr>
      </w:pPr>
      <w:proofErr w:type="spellStart"/>
      <w:r>
        <w:rPr>
          <w:rFonts w:ascii="Times New Roman" w:hAnsi="Times New Roman"/>
          <w:sz w:val="22"/>
          <w:szCs w:val="22"/>
          <w:lang w:eastAsia="en-US"/>
        </w:rPr>
        <w:t>Embassava</w:t>
      </w:r>
      <w:proofErr w:type="spellEnd"/>
      <w:r>
        <w:rPr>
          <w:rFonts w:ascii="Times New Roman" w:hAnsi="Times New Roman"/>
          <w:sz w:val="22"/>
          <w:szCs w:val="22"/>
          <w:lang w:eastAsia="en-US"/>
        </w:rPr>
        <w:t xml:space="preserve"> Sacco Ltd</w:t>
      </w:r>
      <w:r w:rsidR="00677E6D" w:rsidRPr="00B12D35">
        <w:rPr>
          <w:rFonts w:ascii="Times New Roman" w:hAnsi="Times New Roman"/>
          <w:sz w:val="22"/>
          <w:szCs w:val="22"/>
          <w:lang w:eastAsia="en-US"/>
        </w:rPr>
        <w:t xml:space="preserve"> is desirous of hiring a company to provide IT services required to support and sustain </w:t>
      </w:r>
      <w:r w:rsidR="009642B0" w:rsidRPr="00B12D35">
        <w:rPr>
          <w:rFonts w:ascii="Times New Roman" w:hAnsi="Times New Roman"/>
          <w:sz w:val="22"/>
          <w:szCs w:val="22"/>
          <w:lang w:eastAsia="en-US"/>
        </w:rPr>
        <w:t>A</w:t>
      </w:r>
      <w:r w:rsidR="001307DF" w:rsidRPr="00B12D35">
        <w:rPr>
          <w:rFonts w:ascii="Times New Roman" w:hAnsi="Times New Roman"/>
          <w:sz w:val="22"/>
          <w:szCs w:val="22"/>
          <w:lang w:eastAsia="en-US"/>
        </w:rPr>
        <w:t>TM</w:t>
      </w:r>
      <w:r w:rsidR="009642B0" w:rsidRPr="00B12D35">
        <w:rPr>
          <w:rFonts w:ascii="Times New Roman" w:hAnsi="Times New Roman"/>
          <w:sz w:val="22"/>
          <w:szCs w:val="22"/>
          <w:lang w:eastAsia="en-US"/>
        </w:rPr>
        <w:t xml:space="preserve"> bridge and Go Mobile </w:t>
      </w:r>
      <w:r w:rsidR="00087E3C" w:rsidRPr="00B12D35">
        <w:rPr>
          <w:rFonts w:ascii="Times New Roman" w:hAnsi="Times New Roman"/>
          <w:sz w:val="22"/>
          <w:szCs w:val="22"/>
          <w:lang w:eastAsia="en-US"/>
        </w:rPr>
        <w:t>Integration</w:t>
      </w:r>
      <w:r w:rsidR="00677E6D" w:rsidRPr="00B12D35">
        <w:rPr>
          <w:rFonts w:ascii="Times New Roman" w:hAnsi="Times New Roman"/>
          <w:sz w:val="22"/>
          <w:szCs w:val="22"/>
          <w:lang w:eastAsia="en-US"/>
        </w:rPr>
        <w:t>;</w:t>
      </w:r>
    </w:p>
    <w:p w14:paraId="7F7ECE42" w14:textId="5E35FF6A" w:rsidR="00502AFE" w:rsidRPr="00B12D35" w:rsidRDefault="009642B0" w:rsidP="00087E3C">
      <w:pPr>
        <w:numPr>
          <w:ilvl w:val="0"/>
          <w:numId w:val="26"/>
        </w:numPr>
        <w:spacing w:after="240"/>
        <w:jc w:val="both"/>
        <w:rPr>
          <w:rFonts w:ascii="Times New Roman" w:hAnsi="Times New Roman"/>
          <w:sz w:val="22"/>
          <w:szCs w:val="22"/>
          <w:lang w:eastAsia="en-US"/>
        </w:rPr>
      </w:pP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r w:rsidR="00677E6D" w:rsidRPr="00B12D35">
        <w:rPr>
          <w:rFonts w:ascii="Times New Roman" w:hAnsi="Times New Roman"/>
          <w:sz w:val="22"/>
          <w:szCs w:val="22"/>
          <w:lang w:eastAsia="en-US"/>
        </w:rPr>
        <w:t xml:space="preserve"> has the necessary expertise and equipment to provide the services desired by </w:t>
      </w:r>
      <w:proofErr w:type="spellStart"/>
      <w:r w:rsidR="00201D91">
        <w:rPr>
          <w:rFonts w:ascii="Times New Roman" w:hAnsi="Times New Roman"/>
          <w:sz w:val="22"/>
          <w:szCs w:val="22"/>
          <w:lang w:eastAsia="en-US"/>
        </w:rPr>
        <w:t>Embassava</w:t>
      </w:r>
      <w:proofErr w:type="spellEnd"/>
      <w:r w:rsidR="00201D91">
        <w:rPr>
          <w:rFonts w:ascii="Times New Roman" w:hAnsi="Times New Roman"/>
          <w:sz w:val="22"/>
          <w:szCs w:val="22"/>
          <w:lang w:eastAsia="en-US"/>
        </w:rPr>
        <w:t xml:space="preserve"> Sacco Ltd</w:t>
      </w:r>
      <w:r w:rsidR="00677E6D" w:rsidRPr="00B12D35">
        <w:rPr>
          <w:rFonts w:ascii="Times New Roman" w:hAnsi="Times New Roman"/>
          <w:sz w:val="22"/>
          <w:szCs w:val="22"/>
          <w:lang w:eastAsia="en-US"/>
        </w:rPr>
        <w:t xml:space="preserve"> as per the terms contained herein-below.</w:t>
      </w:r>
    </w:p>
    <w:p w14:paraId="42BCEA37" w14:textId="032784FD" w:rsidR="000A3ABB" w:rsidRPr="00B12D35" w:rsidRDefault="000A3ABB" w:rsidP="00087E3C">
      <w:pPr>
        <w:numPr>
          <w:ilvl w:val="0"/>
          <w:numId w:val="26"/>
        </w:numPr>
        <w:spacing w:after="240"/>
        <w:jc w:val="both"/>
        <w:rPr>
          <w:rFonts w:ascii="Times New Roman" w:hAnsi="Times New Roman"/>
          <w:sz w:val="22"/>
          <w:szCs w:val="22"/>
          <w:lang w:eastAsia="en-US"/>
        </w:rPr>
      </w:pPr>
      <w:r w:rsidRPr="00B12D35">
        <w:rPr>
          <w:rFonts w:ascii="Times New Roman" w:hAnsi="Times New Roman"/>
          <w:sz w:val="22"/>
          <w:szCs w:val="22"/>
          <w:lang w:eastAsia="en-US"/>
        </w:rPr>
        <w:t xml:space="preserve">This Agreement outlines the parameters of all IT services covered as they are mutually understood by the </w:t>
      </w:r>
      <w:r w:rsidR="00502AFE" w:rsidRPr="00B12D35">
        <w:rPr>
          <w:rFonts w:ascii="Times New Roman" w:hAnsi="Times New Roman"/>
          <w:sz w:val="22"/>
          <w:szCs w:val="22"/>
          <w:lang w:eastAsia="en-US"/>
        </w:rPr>
        <w:t xml:space="preserve">parties and </w:t>
      </w:r>
      <w:r w:rsidRPr="00B12D35">
        <w:rPr>
          <w:rFonts w:ascii="Times New Roman" w:hAnsi="Times New Roman"/>
          <w:sz w:val="22"/>
          <w:szCs w:val="22"/>
          <w:lang w:eastAsia="en-US"/>
        </w:rPr>
        <w:t>does not supersede current processes and procedures unless explicitly stated herein.</w:t>
      </w:r>
    </w:p>
    <w:p w14:paraId="06E28FA6" w14:textId="1E25810E" w:rsidR="000A3ABB" w:rsidRPr="00B12D35" w:rsidRDefault="00502AFE" w:rsidP="00087E3C">
      <w:pPr>
        <w:pStyle w:val="Heading1"/>
        <w:rPr>
          <w:rFonts w:ascii="Times New Roman" w:hAnsi="Times New Roman"/>
          <w:sz w:val="22"/>
          <w:szCs w:val="22"/>
        </w:rPr>
      </w:pPr>
      <w:bookmarkStart w:id="2" w:name="_Toc472331052"/>
      <w:bookmarkStart w:id="3" w:name="_Toc75930112"/>
      <w:r w:rsidRPr="00B12D35">
        <w:rPr>
          <w:rFonts w:ascii="Times New Roman" w:hAnsi="Times New Roman"/>
          <w:sz w:val="22"/>
          <w:szCs w:val="22"/>
        </w:rPr>
        <w:t xml:space="preserve">Purpose, </w:t>
      </w:r>
      <w:r w:rsidR="000A3ABB" w:rsidRPr="00B12D35">
        <w:rPr>
          <w:rFonts w:ascii="Times New Roman" w:hAnsi="Times New Roman"/>
          <w:sz w:val="22"/>
          <w:szCs w:val="22"/>
        </w:rPr>
        <w:t>Goals &amp; Objectives</w:t>
      </w:r>
      <w:bookmarkEnd w:id="2"/>
    </w:p>
    <w:p w14:paraId="3CAD80DD" w14:textId="53FA32E0" w:rsidR="000A3ABB" w:rsidRPr="00B12D35" w:rsidRDefault="000A3ABB">
      <w:pPr>
        <w:ind w:left="360"/>
        <w:jc w:val="both"/>
        <w:rPr>
          <w:rFonts w:ascii="Times New Roman" w:hAnsi="Times New Roman"/>
          <w:sz w:val="22"/>
          <w:szCs w:val="22"/>
        </w:rPr>
      </w:pPr>
      <w:r w:rsidRPr="00B12D35">
        <w:rPr>
          <w:rFonts w:ascii="Times New Roman" w:hAnsi="Times New Roman"/>
          <w:sz w:val="22"/>
          <w:szCs w:val="22"/>
          <w:lang w:eastAsia="en-US"/>
        </w:rPr>
        <w:t>The</w:t>
      </w:r>
      <w:r w:rsidRPr="00B12D35">
        <w:rPr>
          <w:rFonts w:ascii="Times New Roman" w:hAnsi="Times New Roman"/>
          <w:sz w:val="22"/>
          <w:szCs w:val="22"/>
        </w:rPr>
        <w:t xml:space="preserve"> </w:t>
      </w:r>
      <w:r w:rsidRPr="00B12D35">
        <w:rPr>
          <w:rFonts w:ascii="Times New Roman" w:hAnsi="Times New Roman"/>
          <w:b/>
          <w:bCs/>
          <w:sz w:val="22"/>
          <w:szCs w:val="22"/>
        </w:rPr>
        <w:t>purpose</w:t>
      </w:r>
      <w:r w:rsidRPr="00B12D35">
        <w:rPr>
          <w:rFonts w:ascii="Times New Roman" w:hAnsi="Times New Roman"/>
          <w:sz w:val="22"/>
          <w:szCs w:val="22"/>
        </w:rPr>
        <w:t xml:space="preserve"> of this Agreement is to ensure that the proper elements and commitments are in place to provide consistent IT service support and delivery to </w:t>
      </w:r>
      <w:proofErr w:type="spellStart"/>
      <w:r w:rsidR="00201D91">
        <w:rPr>
          <w:rFonts w:ascii="Times New Roman" w:hAnsi="Times New Roman"/>
          <w:sz w:val="22"/>
          <w:szCs w:val="22"/>
        </w:rPr>
        <w:t>Embassava</w:t>
      </w:r>
      <w:proofErr w:type="spellEnd"/>
      <w:r w:rsidR="00201D91">
        <w:rPr>
          <w:rFonts w:ascii="Times New Roman" w:hAnsi="Times New Roman"/>
          <w:sz w:val="22"/>
          <w:szCs w:val="22"/>
        </w:rPr>
        <w:t xml:space="preserve"> Sacco Ltd</w:t>
      </w:r>
      <w:r w:rsidRPr="00B12D35">
        <w:rPr>
          <w:rFonts w:ascii="Times New Roman" w:hAnsi="Times New Roman"/>
          <w:sz w:val="22"/>
          <w:szCs w:val="22"/>
        </w:rPr>
        <w:t xml:space="preserve"> by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w:t>
      </w:r>
    </w:p>
    <w:p w14:paraId="6735628B" w14:textId="77777777" w:rsidR="000A3ABB" w:rsidRPr="00B12D35" w:rsidRDefault="000A3ABB">
      <w:pPr>
        <w:rPr>
          <w:rFonts w:ascii="Times New Roman" w:hAnsi="Times New Roman"/>
          <w:sz w:val="22"/>
          <w:szCs w:val="22"/>
        </w:rPr>
      </w:pPr>
    </w:p>
    <w:p w14:paraId="06125A8C" w14:textId="554B9857" w:rsidR="000A3ABB" w:rsidRPr="00B12D35" w:rsidRDefault="000A3ABB">
      <w:pPr>
        <w:pStyle w:val="Header"/>
        <w:ind w:left="360"/>
        <w:jc w:val="both"/>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goal</w:t>
      </w:r>
      <w:r w:rsidRPr="00B12D35">
        <w:rPr>
          <w:rFonts w:ascii="Times New Roman" w:hAnsi="Times New Roman"/>
          <w:sz w:val="22"/>
          <w:szCs w:val="22"/>
        </w:rPr>
        <w:t xml:space="preserve"> of this Agreement is to obtain mutual agreement for IT service provision between the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w:t>
      </w:r>
      <w:r w:rsidRPr="00B12D35">
        <w:rPr>
          <w:rFonts w:ascii="Times New Roman" w:hAnsi="Times New Roman"/>
          <w:sz w:val="22"/>
          <w:szCs w:val="22"/>
        </w:rPr>
        <w:t xml:space="preserve">and </w:t>
      </w:r>
      <w:proofErr w:type="spellStart"/>
      <w:r w:rsidR="00201D91">
        <w:rPr>
          <w:rFonts w:ascii="Times New Roman" w:hAnsi="Times New Roman"/>
          <w:sz w:val="22"/>
          <w:szCs w:val="22"/>
        </w:rPr>
        <w:t>Embassava</w:t>
      </w:r>
      <w:proofErr w:type="spellEnd"/>
      <w:r w:rsidR="00201D91">
        <w:rPr>
          <w:rFonts w:ascii="Times New Roman" w:hAnsi="Times New Roman"/>
          <w:sz w:val="22"/>
          <w:szCs w:val="22"/>
        </w:rPr>
        <w:t xml:space="preserve"> Sacco Ltd</w:t>
      </w:r>
      <w:r w:rsidR="00502AFE" w:rsidRPr="00B12D35">
        <w:rPr>
          <w:rFonts w:ascii="Times New Roman" w:hAnsi="Times New Roman"/>
          <w:sz w:val="22"/>
          <w:szCs w:val="22"/>
        </w:rPr>
        <w:t>.</w:t>
      </w:r>
    </w:p>
    <w:p w14:paraId="09285D7E" w14:textId="77777777" w:rsidR="000A3ABB" w:rsidRPr="00B12D35" w:rsidRDefault="000A3ABB">
      <w:pPr>
        <w:rPr>
          <w:rFonts w:ascii="Times New Roman" w:hAnsi="Times New Roman"/>
          <w:sz w:val="22"/>
          <w:szCs w:val="22"/>
        </w:rPr>
      </w:pPr>
    </w:p>
    <w:bookmarkEnd w:id="3"/>
    <w:p w14:paraId="055DF68E" w14:textId="5082AE1C" w:rsidR="000A3ABB" w:rsidRPr="00B12D35" w:rsidRDefault="000A3ABB" w:rsidP="00683964">
      <w:pPr>
        <w:ind w:left="360"/>
        <w:rPr>
          <w:rFonts w:ascii="Times New Roman" w:hAnsi="Times New Roman"/>
          <w:sz w:val="22"/>
          <w:szCs w:val="22"/>
        </w:rPr>
      </w:pPr>
      <w:r w:rsidRPr="00B12D35">
        <w:rPr>
          <w:rFonts w:ascii="Times New Roman" w:hAnsi="Times New Roman"/>
          <w:sz w:val="22"/>
          <w:szCs w:val="22"/>
        </w:rPr>
        <w:t xml:space="preserve">The </w:t>
      </w:r>
      <w:r w:rsidRPr="00B12D35">
        <w:rPr>
          <w:rFonts w:ascii="Times New Roman" w:hAnsi="Times New Roman"/>
          <w:b/>
          <w:bCs/>
          <w:sz w:val="22"/>
          <w:szCs w:val="22"/>
        </w:rPr>
        <w:t>objectives</w:t>
      </w:r>
      <w:r w:rsidRPr="00B12D35">
        <w:rPr>
          <w:rFonts w:ascii="Times New Roman" w:hAnsi="Times New Roman"/>
          <w:sz w:val="22"/>
          <w:szCs w:val="22"/>
        </w:rPr>
        <w:t xml:space="preserve"> of this Agreement are to:</w:t>
      </w:r>
    </w:p>
    <w:p w14:paraId="00C865A7" w14:textId="77777777"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Provide clear reference to service ownership, accountability, roles and/or responsibilities.</w:t>
      </w:r>
    </w:p>
    <w:p w14:paraId="22F076C2" w14:textId="0E3F479B" w:rsidR="000A3ABB" w:rsidRPr="00B12D35" w:rsidRDefault="000A3ABB">
      <w:pPr>
        <w:pStyle w:val="Header"/>
        <w:numPr>
          <w:ilvl w:val="1"/>
          <w:numId w:val="10"/>
        </w:numPr>
        <w:rPr>
          <w:rFonts w:ascii="Times New Roman" w:hAnsi="Times New Roman"/>
          <w:sz w:val="22"/>
          <w:szCs w:val="22"/>
        </w:rPr>
      </w:pPr>
      <w:r w:rsidRPr="00B12D35">
        <w:rPr>
          <w:rFonts w:ascii="Times New Roman" w:hAnsi="Times New Roman"/>
          <w:sz w:val="22"/>
          <w:szCs w:val="22"/>
        </w:rPr>
        <w:t xml:space="preserve">Present a clear, concise and measurable description of service provision to the </w:t>
      </w:r>
      <w:proofErr w:type="spellStart"/>
      <w:r w:rsidR="00201D91">
        <w:rPr>
          <w:rFonts w:ascii="Times New Roman" w:hAnsi="Times New Roman"/>
          <w:sz w:val="22"/>
          <w:szCs w:val="22"/>
        </w:rPr>
        <w:t>Embassava</w:t>
      </w:r>
      <w:proofErr w:type="spellEnd"/>
      <w:r w:rsidR="00201D91">
        <w:rPr>
          <w:rFonts w:ascii="Times New Roman" w:hAnsi="Times New Roman"/>
          <w:sz w:val="22"/>
          <w:szCs w:val="22"/>
        </w:rPr>
        <w:t xml:space="preserve"> Sacco Ltd</w:t>
      </w:r>
      <w:r w:rsidRPr="00B12D35">
        <w:rPr>
          <w:rFonts w:ascii="Times New Roman" w:hAnsi="Times New Roman"/>
          <w:sz w:val="22"/>
          <w:szCs w:val="22"/>
        </w:rPr>
        <w:t>.</w:t>
      </w:r>
    </w:p>
    <w:p w14:paraId="650106F0" w14:textId="7E223BB6" w:rsidR="000A3ABB" w:rsidRPr="00B12D35" w:rsidRDefault="000A3ABB" w:rsidP="00087E3C">
      <w:pPr>
        <w:pStyle w:val="Header"/>
        <w:numPr>
          <w:ilvl w:val="1"/>
          <w:numId w:val="10"/>
        </w:numPr>
        <w:rPr>
          <w:rFonts w:ascii="Times New Roman" w:hAnsi="Times New Roman"/>
          <w:sz w:val="22"/>
          <w:szCs w:val="22"/>
        </w:rPr>
      </w:pPr>
      <w:r w:rsidRPr="00B12D35">
        <w:rPr>
          <w:rFonts w:ascii="Times New Roman" w:hAnsi="Times New Roman"/>
          <w:sz w:val="22"/>
          <w:szCs w:val="22"/>
        </w:rPr>
        <w:t>Match perceptions of expected service provision with actual service support &amp; delivery.</w:t>
      </w:r>
    </w:p>
    <w:p w14:paraId="6A3C8BA7" w14:textId="380A38CB" w:rsidR="000A3ABB" w:rsidRPr="00B12D35" w:rsidRDefault="00502AFE" w:rsidP="00223106">
      <w:pPr>
        <w:pStyle w:val="Heading1"/>
        <w:rPr>
          <w:rFonts w:ascii="Times New Roman" w:hAnsi="Times New Roman"/>
          <w:sz w:val="22"/>
          <w:szCs w:val="22"/>
        </w:rPr>
      </w:pPr>
      <w:r w:rsidRPr="00B12D35">
        <w:rPr>
          <w:rFonts w:ascii="Times New Roman" w:hAnsi="Times New Roman"/>
          <w:sz w:val="22"/>
          <w:szCs w:val="22"/>
        </w:rPr>
        <w:t>Timelines</w:t>
      </w:r>
    </w:p>
    <w:p w14:paraId="6D5E1571" w14:textId="77777777" w:rsidR="00502AFE" w:rsidRPr="00B12D35" w:rsidRDefault="00502AFE">
      <w:pPr>
        <w:ind w:left="360"/>
        <w:jc w:val="both"/>
        <w:rPr>
          <w:rFonts w:ascii="Times New Roman" w:hAnsi="Times New Roman"/>
          <w:b/>
          <w:sz w:val="22"/>
          <w:szCs w:val="22"/>
        </w:rPr>
      </w:pPr>
      <w:r w:rsidRPr="00B12D35">
        <w:rPr>
          <w:rFonts w:ascii="Times New Roman" w:hAnsi="Times New Roman"/>
          <w:sz w:val="22"/>
          <w:szCs w:val="22"/>
        </w:rPr>
        <w:t xml:space="preserve">3.1 </w:t>
      </w:r>
      <w:r w:rsidRPr="00B12D35">
        <w:rPr>
          <w:rFonts w:ascii="Times New Roman" w:hAnsi="Times New Roman"/>
          <w:b/>
          <w:sz w:val="22"/>
          <w:szCs w:val="22"/>
        </w:rPr>
        <w:t>Term</w:t>
      </w:r>
    </w:p>
    <w:p w14:paraId="4D697A86" w14:textId="121E2A08" w:rsidR="00502AFE" w:rsidRPr="00B12D35" w:rsidRDefault="000A3ABB">
      <w:pPr>
        <w:ind w:left="360"/>
        <w:jc w:val="both"/>
        <w:rPr>
          <w:ins w:id="4" w:author="Brenda  Amondi Kiberenge" w:date="2019-09-12T11:58:00Z"/>
          <w:rFonts w:ascii="Times New Roman" w:hAnsi="Times New Roman"/>
          <w:sz w:val="22"/>
          <w:szCs w:val="22"/>
        </w:rPr>
      </w:pPr>
      <w:r w:rsidRPr="00B12D35">
        <w:rPr>
          <w:rFonts w:ascii="Times New Roman" w:hAnsi="Times New Roman"/>
          <w:sz w:val="22"/>
          <w:szCs w:val="22"/>
        </w:rPr>
        <w:t xml:space="preserve">This Agreement is valid </w:t>
      </w:r>
      <w:r w:rsidR="00D464A4">
        <w:rPr>
          <w:rFonts w:ascii="Times New Roman" w:hAnsi="Times New Roman"/>
          <w:sz w:val="22"/>
          <w:szCs w:val="22"/>
        </w:rPr>
        <w:t>Yearly</w:t>
      </w:r>
      <w:r w:rsidRPr="00B12D35">
        <w:rPr>
          <w:rFonts w:ascii="Times New Roman" w:hAnsi="Times New Roman"/>
          <w:sz w:val="22"/>
          <w:szCs w:val="22"/>
        </w:rPr>
        <w:t xml:space="preserve"> </w:t>
      </w:r>
      <w:r w:rsidR="009559A3" w:rsidRPr="009559A3">
        <w:rPr>
          <w:rFonts w:ascii="Times New Roman" w:hAnsi="Times New Roman"/>
          <w:sz w:val="22"/>
          <w:szCs w:val="22"/>
        </w:rPr>
        <w:t xml:space="preserve">effective from </w:t>
      </w:r>
      <w:r w:rsidR="002C1367">
        <w:rPr>
          <w:rFonts w:ascii="Times New Roman" w:hAnsi="Times New Roman"/>
          <w:sz w:val="22"/>
          <w:szCs w:val="22"/>
        </w:rPr>
        <w:t>1</w:t>
      </w:r>
      <w:r w:rsidR="009559A3" w:rsidRPr="009559A3">
        <w:rPr>
          <w:rFonts w:ascii="Times New Roman" w:hAnsi="Times New Roman"/>
          <w:sz w:val="22"/>
          <w:szCs w:val="22"/>
          <w:vertAlign w:val="superscript"/>
        </w:rPr>
        <w:t>th</w:t>
      </w:r>
      <w:r w:rsidR="009559A3" w:rsidRPr="009559A3">
        <w:rPr>
          <w:rFonts w:ascii="Times New Roman" w:hAnsi="Times New Roman"/>
          <w:sz w:val="22"/>
          <w:szCs w:val="22"/>
        </w:rPr>
        <w:t xml:space="preserve"> </w:t>
      </w:r>
      <w:r w:rsidR="00D464A4">
        <w:rPr>
          <w:rFonts w:ascii="Times New Roman" w:hAnsi="Times New Roman"/>
          <w:sz w:val="22"/>
          <w:szCs w:val="22"/>
        </w:rPr>
        <w:t>January</w:t>
      </w:r>
      <w:r w:rsidR="002C1367">
        <w:rPr>
          <w:rFonts w:ascii="Times New Roman" w:hAnsi="Times New Roman"/>
          <w:sz w:val="22"/>
          <w:szCs w:val="22"/>
        </w:rPr>
        <w:t xml:space="preserve"> 202</w:t>
      </w:r>
      <w:r w:rsidR="00D464A4">
        <w:rPr>
          <w:rFonts w:ascii="Times New Roman" w:hAnsi="Times New Roman"/>
          <w:sz w:val="22"/>
          <w:szCs w:val="22"/>
        </w:rPr>
        <w:t>1</w:t>
      </w:r>
      <w:r w:rsidR="009559A3" w:rsidRPr="009559A3">
        <w:rPr>
          <w:rFonts w:ascii="Times New Roman" w:hAnsi="Times New Roman"/>
          <w:sz w:val="22"/>
          <w:szCs w:val="22"/>
        </w:rPr>
        <w:t>.</w:t>
      </w:r>
    </w:p>
    <w:p w14:paraId="7B0490ED" w14:textId="77777777" w:rsidR="001307DF" w:rsidRPr="00B12D35" w:rsidRDefault="001307DF">
      <w:pPr>
        <w:ind w:left="360"/>
        <w:jc w:val="both"/>
        <w:rPr>
          <w:rFonts w:ascii="Times New Roman" w:hAnsi="Times New Roman"/>
          <w:sz w:val="22"/>
          <w:szCs w:val="22"/>
        </w:rPr>
      </w:pPr>
    </w:p>
    <w:p w14:paraId="628E44DD" w14:textId="77777777" w:rsidR="000216CF" w:rsidRPr="00B12D35" w:rsidRDefault="000216CF">
      <w:pPr>
        <w:ind w:left="360"/>
        <w:jc w:val="both"/>
        <w:rPr>
          <w:rFonts w:ascii="Times New Roman" w:hAnsi="Times New Roman"/>
          <w:sz w:val="22"/>
          <w:szCs w:val="22"/>
        </w:rPr>
      </w:pPr>
    </w:p>
    <w:p w14:paraId="06F4B87E" w14:textId="5F6AB47D" w:rsidR="00502AFE" w:rsidRPr="00B12D35" w:rsidRDefault="00502AFE">
      <w:pPr>
        <w:numPr>
          <w:ilvl w:val="1"/>
          <w:numId w:val="28"/>
        </w:numPr>
        <w:jc w:val="both"/>
        <w:rPr>
          <w:rFonts w:ascii="Times New Roman" w:hAnsi="Times New Roman"/>
          <w:b/>
          <w:sz w:val="22"/>
          <w:szCs w:val="22"/>
        </w:rPr>
        <w:pPrChange w:id="5" w:author="Brenda  Amondi Kiberenge" w:date="2019-09-12T12:00:00Z">
          <w:pPr>
            <w:ind w:left="360"/>
            <w:jc w:val="both"/>
          </w:pPr>
        </w:pPrChange>
      </w:pPr>
      <w:del w:id="6" w:author="Brenda  Amondi Kiberenge" w:date="2019-09-12T12:00:00Z">
        <w:r w:rsidRPr="00B12D35" w:rsidDel="001307DF">
          <w:rPr>
            <w:rFonts w:ascii="Times New Roman" w:hAnsi="Times New Roman"/>
            <w:sz w:val="22"/>
            <w:szCs w:val="22"/>
          </w:rPr>
          <w:delText xml:space="preserve">3.2 </w:delText>
        </w:r>
      </w:del>
      <w:r w:rsidRPr="00B12D35">
        <w:rPr>
          <w:rFonts w:ascii="Times New Roman" w:hAnsi="Times New Roman"/>
          <w:b/>
          <w:sz w:val="22"/>
          <w:szCs w:val="22"/>
        </w:rPr>
        <w:t>Review and Renewal</w:t>
      </w:r>
    </w:p>
    <w:p w14:paraId="5A4A38D4" w14:textId="09768B93" w:rsidR="001307DF" w:rsidRPr="00B12D35" w:rsidRDefault="001307DF">
      <w:pPr>
        <w:numPr>
          <w:ilvl w:val="2"/>
          <w:numId w:val="28"/>
        </w:numPr>
        <w:jc w:val="both"/>
        <w:rPr>
          <w:ins w:id="7" w:author="Brenda  Amondi Kiberenge" w:date="2019-09-12T11:59:00Z"/>
          <w:rFonts w:ascii="Times New Roman" w:hAnsi="Times New Roman"/>
          <w:sz w:val="22"/>
          <w:szCs w:val="22"/>
        </w:rPr>
        <w:pPrChange w:id="8" w:author="Brenda  Amondi Kiberenge" w:date="2019-09-12T12:00:00Z">
          <w:pPr>
            <w:numPr>
              <w:numId w:val="18"/>
            </w:numPr>
            <w:ind w:left="1080" w:hanging="360"/>
            <w:jc w:val="both"/>
          </w:pPr>
        </w:pPrChange>
      </w:pPr>
      <w:ins w:id="9" w:author="Brenda  Amondi Kiberenge" w:date="2019-09-12T11:59:00Z">
        <w:r w:rsidRPr="00B12D35">
          <w:rPr>
            <w:rFonts w:ascii="Times New Roman" w:hAnsi="Times New Roman"/>
            <w:sz w:val="22"/>
            <w:szCs w:val="22"/>
          </w:rPr>
          <w:t>This Agreement may be renewed for such time and period as shall be mutually agreed upon by the parties.</w:t>
        </w:r>
      </w:ins>
    </w:p>
    <w:p w14:paraId="755663F5" w14:textId="4BC8329B" w:rsidR="000A3ABB" w:rsidRPr="00B12D35" w:rsidDel="001307DF" w:rsidRDefault="000A3ABB" w:rsidP="00087E3C">
      <w:pPr>
        <w:numPr>
          <w:ilvl w:val="0"/>
          <w:numId w:val="18"/>
        </w:numPr>
        <w:jc w:val="both"/>
        <w:rPr>
          <w:del w:id="10" w:author="Brenda  Amondi Kiberenge" w:date="2019-09-12T11:59:00Z"/>
          <w:rFonts w:ascii="Times New Roman" w:hAnsi="Times New Roman"/>
          <w:sz w:val="22"/>
          <w:szCs w:val="22"/>
        </w:rPr>
      </w:pPr>
      <w:del w:id="11" w:author="Brenda  Amondi Kiberenge" w:date="2019-09-12T11:59:00Z">
        <w:r w:rsidRPr="00B12D35" w:rsidDel="001307DF">
          <w:rPr>
            <w:rFonts w:ascii="Times New Roman" w:hAnsi="Times New Roman"/>
            <w:sz w:val="22"/>
            <w:szCs w:val="22"/>
          </w:rPr>
          <w:delText>This Agreement</w:delText>
        </w:r>
        <w:r w:rsidR="001307DF" w:rsidRPr="00B12D35" w:rsidDel="001307DF">
          <w:rPr>
            <w:rFonts w:ascii="Times New Roman" w:hAnsi="Times New Roman"/>
            <w:sz w:val="22"/>
            <w:szCs w:val="22"/>
          </w:rPr>
          <w:delText xml:space="preserve"> </w:delText>
        </w:r>
        <w:r w:rsidR="00502AFE" w:rsidRPr="00B12D35" w:rsidDel="001307DF">
          <w:rPr>
            <w:rFonts w:ascii="Times New Roman" w:hAnsi="Times New Roman"/>
            <w:sz w:val="22"/>
            <w:szCs w:val="22"/>
          </w:rPr>
          <w:delText xml:space="preserve">shall </w:delText>
        </w:r>
        <w:r w:rsidRPr="00B12D35" w:rsidDel="001307DF">
          <w:rPr>
            <w:rFonts w:ascii="Times New Roman" w:hAnsi="Times New Roman"/>
            <w:sz w:val="22"/>
            <w:szCs w:val="22"/>
          </w:rPr>
          <w:delText>be reviewed</w:delText>
        </w:r>
        <w:r w:rsidR="000216CF" w:rsidRPr="00B12D35" w:rsidDel="001307DF">
          <w:rPr>
            <w:rFonts w:ascii="Times New Roman" w:hAnsi="Times New Roman"/>
            <w:sz w:val="22"/>
            <w:szCs w:val="22"/>
          </w:rPr>
          <w:delText xml:space="preserve"> for renewal</w:delText>
        </w:r>
        <w:r w:rsidRPr="00B12D35" w:rsidDel="001307DF">
          <w:rPr>
            <w:rFonts w:ascii="Times New Roman" w:hAnsi="Times New Roman"/>
            <w:sz w:val="22"/>
            <w:szCs w:val="22"/>
          </w:rPr>
          <w:delText xml:space="preserve"> at </w:delText>
        </w:r>
        <w:r w:rsidR="00502AFE" w:rsidRPr="00B12D35" w:rsidDel="001307DF">
          <w:rPr>
            <w:rFonts w:ascii="Times New Roman" w:hAnsi="Times New Roman"/>
            <w:sz w:val="22"/>
            <w:szCs w:val="22"/>
          </w:rPr>
          <w:delText>least</w:delText>
        </w:r>
        <w:r w:rsidRPr="00B12D35" w:rsidDel="001307DF">
          <w:rPr>
            <w:rFonts w:ascii="Times New Roman" w:hAnsi="Times New Roman"/>
            <w:sz w:val="22"/>
            <w:szCs w:val="22"/>
          </w:rPr>
          <w:delText xml:space="preserve"> once </w:delText>
        </w:r>
        <w:r w:rsidR="000216CF" w:rsidRPr="00B12D35" w:rsidDel="001307DF">
          <w:rPr>
            <w:rFonts w:ascii="Times New Roman" w:hAnsi="Times New Roman"/>
            <w:sz w:val="22"/>
            <w:szCs w:val="22"/>
          </w:rPr>
          <w:delText>annually</w:delText>
        </w:r>
        <w:r w:rsidRPr="00B12D35" w:rsidDel="001307DF">
          <w:rPr>
            <w:rFonts w:ascii="Times New Roman" w:hAnsi="Times New Roman"/>
            <w:sz w:val="22"/>
            <w:szCs w:val="22"/>
          </w:rPr>
          <w:delText xml:space="preserve">; however, in lieu of a review during any period specified, the current Agreement will remain in effect. </w:delText>
        </w:r>
      </w:del>
    </w:p>
    <w:p w14:paraId="0E4591F6" w14:textId="77777777" w:rsidR="000A3ABB" w:rsidRPr="00B12D35" w:rsidRDefault="000A3ABB">
      <w:pPr>
        <w:ind w:left="360"/>
        <w:jc w:val="both"/>
        <w:rPr>
          <w:rFonts w:ascii="Times New Roman" w:hAnsi="Times New Roman"/>
          <w:sz w:val="22"/>
          <w:szCs w:val="22"/>
        </w:rPr>
      </w:pPr>
    </w:p>
    <w:p w14:paraId="1DFD49D5" w14:textId="2E425BBA" w:rsidR="000A3ABB" w:rsidRPr="00B12D35" w:rsidRDefault="001307DF">
      <w:pPr>
        <w:ind w:left="360"/>
        <w:jc w:val="both"/>
        <w:rPr>
          <w:rFonts w:ascii="Times New Roman" w:hAnsi="Times New Roman"/>
          <w:sz w:val="22"/>
          <w:szCs w:val="22"/>
        </w:rPr>
        <w:pPrChange w:id="12" w:author="Brenda  Amondi Kiberenge" w:date="2019-09-12T12:00:00Z">
          <w:pPr>
            <w:numPr>
              <w:numId w:val="18"/>
            </w:numPr>
            <w:ind w:left="1080" w:hanging="360"/>
            <w:jc w:val="both"/>
          </w:pPr>
        </w:pPrChange>
      </w:pPr>
      <w:ins w:id="13" w:author="Brenda  Amondi Kiberenge" w:date="2019-09-12T12:00:00Z">
        <w:r w:rsidRPr="00B12D35">
          <w:rPr>
            <w:rFonts w:ascii="Times New Roman" w:hAnsi="Times New Roman"/>
            <w:sz w:val="22"/>
            <w:szCs w:val="22"/>
          </w:rPr>
          <w:t xml:space="preserve">3.2.2 </w:t>
        </w:r>
      </w:ins>
      <w:r w:rsidR="000A3ABB" w:rsidRPr="00B12D35">
        <w:rPr>
          <w:rFonts w:ascii="Times New Roman" w:hAnsi="Times New Roman"/>
          <w:sz w:val="22"/>
          <w:szCs w:val="22"/>
        </w:rPr>
        <w:t xml:space="preserve">The </w:t>
      </w:r>
      <w:r w:rsidR="0000381C"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is responsible for facilitating regular reviews of this document. Contents of this document may be amended as required, provided mutual agreement is obtained from the </w:t>
      </w:r>
      <w:r w:rsidR="000216CF" w:rsidRPr="00B12D35">
        <w:rPr>
          <w:rFonts w:ascii="Times New Roman" w:hAnsi="Times New Roman"/>
          <w:sz w:val="22"/>
          <w:szCs w:val="22"/>
        </w:rPr>
        <w:t>parties</w:t>
      </w:r>
      <w:r w:rsidR="000A3ABB" w:rsidRPr="00B12D35">
        <w:rPr>
          <w:rFonts w:ascii="Times New Roman" w:hAnsi="Times New Roman"/>
          <w:sz w:val="22"/>
          <w:szCs w:val="22"/>
        </w:rPr>
        <w:t xml:space="preserve"> and communicated to all affected parties.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0A3ABB" w:rsidRPr="00B12D35">
        <w:rPr>
          <w:rFonts w:ascii="Times New Roman" w:hAnsi="Times New Roman"/>
          <w:sz w:val="22"/>
          <w:szCs w:val="22"/>
        </w:rPr>
        <w:t xml:space="preserve"> will incorporate all subsequent revisions and obtain mutual agreements / approvals as required. </w:t>
      </w:r>
    </w:p>
    <w:p w14:paraId="19064473" w14:textId="77777777" w:rsidR="000A3ABB" w:rsidRPr="00B12D35" w:rsidRDefault="000A3ABB">
      <w:pPr>
        <w:ind w:left="792"/>
        <w:rPr>
          <w:rFonts w:ascii="Times New Roman" w:hAnsi="Times New Roman"/>
          <w:sz w:val="22"/>
          <w:szCs w:val="22"/>
        </w:rPr>
      </w:pPr>
    </w:p>
    <w:p w14:paraId="207CC1FA" w14:textId="027CB383" w:rsidR="000A3ABB" w:rsidRPr="00B12D35" w:rsidRDefault="0000381C" w:rsidP="00087E3C">
      <w:pPr>
        <w:ind w:left="3600"/>
        <w:rPr>
          <w:rFonts w:ascii="Times New Roman" w:hAnsi="Times New Roman"/>
          <w:sz w:val="22"/>
          <w:szCs w:val="22"/>
        </w:rPr>
      </w:pPr>
      <w:r w:rsidRPr="00B12D35">
        <w:rPr>
          <w:rFonts w:ascii="Times New Roman" w:hAnsi="Times New Roman"/>
          <w:b/>
          <w:bCs/>
          <w:sz w:val="22"/>
          <w:szCs w:val="22"/>
        </w:rPr>
        <w:t xml:space="preserve">Technology </w:t>
      </w:r>
      <w:r w:rsidR="000A3ABB" w:rsidRPr="00B12D35">
        <w:rPr>
          <w:rFonts w:ascii="Times New Roman" w:hAnsi="Times New Roman"/>
          <w:b/>
          <w:bCs/>
          <w:sz w:val="22"/>
          <w:szCs w:val="22"/>
        </w:rPr>
        <w:t>Manager:</w:t>
      </w:r>
      <w:r w:rsidR="000A3ABB" w:rsidRPr="00B12D35">
        <w:rPr>
          <w:rFonts w:ascii="Times New Roman" w:hAnsi="Times New Roman"/>
          <w:sz w:val="22"/>
          <w:szCs w:val="22"/>
        </w:rPr>
        <w:t xml:space="preserve">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001907D0" w:rsidRPr="00B12D35">
        <w:rPr>
          <w:rFonts w:ascii="Times New Roman" w:hAnsi="Times New Roman"/>
          <w:sz w:val="22"/>
          <w:szCs w:val="22"/>
        </w:rPr>
        <w:t xml:space="preserve"> Ltd</w:t>
      </w:r>
    </w:p>
    <w:p w14:paraId="6D2A5142" w14:textId="18600333"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 xml:space="preserve">Review Period: </w:t>
      </w:r>
      <w:r w:rsidR="00D464A4">
        <w:rPr>
          <w:rFonts w:ascii="Times New Roman" w:hAnsi="Times New Roman"/>
          <w:sz w:val="22"/>
          <w:szCs w:val="22"/>
        </w:rPr>
        <w:t>Yearly</w:t>
      </w:r>
    </w:p>
    <w:p w14:paraId="0B7C4F16" w14:textId="576CF660" w:rsidR="00223106" w:rsidRPr="00B12D35" w:rsidRDefault="00223106" w:rsidP="00087E3C">
      <w:pPr>
        <w:ind w:left="3600"/>
        <w:rPr>
          <w:rFonts w:ascii="Times New Roman" w:hAnsi="Times New Roman"/>
          <w:sz w:val="22"/>
          <w:szCs w:val="22"/>
        </w:rPr>
      </w:pPr>
      <w:r w:rsidRPr="00B12D35">
        <w:rPr>
          <w:rFonts w:ascii="Times New Roman" w:hAnsi="Times New Roman"/>
          <w:b/>
          <w:bCs/>
          <w:sz w:val="22"/>
          <w:szCs w:val="22"/>
        </w:rPr>
        <w:t xml:space="preserve">Effective Date: </w:t>
      </w:r>
      <w:r w:rsidR="002C1367">
        <w:rPr>
          <w:rFonts w:ascii="Times New Roman" w:hAnsi="Times New Roman"/>
          <w:sz w:val="22"/>
          <w:szCs w:val="22"/>
        </w:rPr>
        <w:t>1</w:t>
      </w:r>
      <w:r w:rsidR="000216CF" w:rsidRPr="00B12D35">
        <w:rPr>
          <w:rFonts w:ascii="Times New Roman" w:hAnsi="Times New Roman"/>
          <w:sz w:val="22"/>
          <w:szCs w:val="22"/>
          <w:vertAlign w:val="superscript"/>
        </w:rPr>
        <w:t>st</w:t>
      </w:r>
      <w:r w:rsidR="000216CF" w:rsidRPr="00B12D35">
        <w:rPr>
          <w:rFonts w:ascii="Times New Roman" w:hAnsi="Times New Roman"/>
          <w:sz w:val="22"/>
          <w:szCs w:val="22"/>
        </w:rPr>
        <w:t xml:space="preserve"> </w:t>
      </w:r>
      <w:r w:rsidR="00D464A4">
        <w:rPr>
          <w:rFonts w:ascii="Times New Roman" w:hAnsi="Times New Roman"/>
          <w:sz w:val="22"/>
          <w:szCs w:val="22"/>
        </w:rPr>
        <w:t>January</w:t>
      </w:r>
      <w:r w:rsidR="000216CF" w:rsidRPr="00B12D35">
        <w:rPr>
          <w:rFonts w:ascii="Times New Roman" w:hAnsi="Times New Roman"/>
          <w:sz w:val="22"/>
          <w:szCs w:val="22"/>
        </w:rPr>
        <w:t xml:space="preserve"> </w:t>
      </w:r>
      <w:r w:rsidR="002C1367">
        <w:rPr>
          <w:rFonts w:ascii="Times New Roman" w:hAnsi="Times New Roman"/>
          <w:sz w:val="22"/>
          <w:szCs w:val="22"/>
        </w:rPr>
        <w:t>202</w:t>
      </w:r>
      <w:r w:rsidR="00D464A4">
        <w:rPr>
          <w:rFonts w:ascii="Times New Roman" w:hAnsi="Times New Roman"/>
          <w:sz w:val="22"/>
          <w:szCs w:val="22"/>
        </w:rPr>
        <w:t>1</w:t>
      </w:r>
    </w:p>
    <w:p w14:paraId="3AF2A714" w14:textId="77777777" w:rsidR="000A3ABB" w:rsidRPr="00B12D35" w:rsidRDefault="000A3ABB" w:rsidP="00087E3C">
      <w:pPr>
        <w:ind w:left="3600"/>
        <w:rPr>
          <w:rFonts w:ascii="Times New Roman" w:hAnsi="Times New Roman"/>
          <w:sz w:val="22"/>
          <w:szCs w:val="22"/>
        </w:rPr>
      </w:pPr>
      <w:r w:rsidRPr="00B12D35">
        <w:rPr>
          <w:rFonts w:ascii="Times New Roman" w:hAnsi="Times New Roman"/>
          <w:b/>
          <w:bCs/>
          <w:sz w:val="22"/>
          <w:szCs w:val="22"/>
        </w:rPr>
        <w:t>Previous Review Date:</w:t>
      </w:r>
      <w:r w:rsidRPr="00B12D35">
        <w:rPr>
          <w:rFonts w:ascii="Times New Roman" w:hAnsi="Times New Roman"/>
          <w:sz w:val="22"/>
          <w:szCs w:val="22"/>
        </w:rPr>
        <w:t xml:space="preserve"> </w:t>
      </w:r>
      <w:r w:rsidR="006F3D57" w:rsidRPr="00B12D35">
        <w:rPr>
          <w:rFonts w:ascii="Times New Roman" w:hAnsi="Times New Roman"/>
          <w:sz w:val="22"/>
          <w:szCs w:val="22"/>
        </w:rPr>
        <w:t>N/A</w:t>
      </w:r>
    </w:p>
    <w:p w14:paraId="41C66A94" w14:textId="3B3B56A5" w:rsidR="000A3ABB" w:rsidRPr="00B12D35" w:rsidRDefault="000A3ABB" w:rsidP="00087E3C">
      <w:pPr>
        <w:pStyle w:val="Heading1"/>
        <w:rPr>
          <w:rFonts w:ascii="Times New Roman" w:hAnsi="Times New Roman"/>
          <w:sz w:val="22"/>
          <w:szCs w:val="22"/>
        </w:rPr>
      </w:pPr>
      <w:bookmarkStart w:id="14" w:name="_Toc503156628"/>
      <w:bookmarkStart w:id="15" w:name="_Toc503156692"/>
      <w:bookmarkStart w:id="16" w:name="_Toc503156743"/>
      <w:bookmarkStart w:id="17" w:name="_Toc503671483"/>
      <w:bookmarkStart w:id="18" w:name="_Toc503674438"/>
      <w:bookmarkStart w:id="19" w:name="_Toc504366410"/>
      <w:bookmarkStart w:id="20" w:name="_Toc504449142"/>
      <w:bookmarkStart w:id="21" w:name="_Toc506001052"/>
      <w:bookmarkStart w:id="22" w:name="_Toc513861516"/>
      <w:bookmarkStart w:id="23" w:name="_Toc513861657"/>
      <w:bookmarkStart w:id="24" w:name="_Toc513861770"/>
      <w:bookmarkStart w:id="25" w:name="_Toc514138105"/>
      <w:bookmarkStart w:id="26" w:name="_Toc515072829"/>
      <w:bookmarkStart w:id="27" w:name="_Toc518798641"/>
      <w:bookmarkStart w:id="28" w:name="_Toc518806023"/>
      <w:bookmarkStart w:id="29" w:name="_Toc518806337"/>
      <w:bookmarkStart w:id="30" w:name="_Toc518806458"/>
      <w:bookmarkStart w:id="31" w:name="_Toc518806511"/>
      <w:bookmarkStart w:id="32" w:name="_Toc518806703"/>
      <w:bookmarkStart w:id="33" w:name="_Toc518806859"/>
      <w:bookmarkStart w:id="34" w:name="_Toc520512726"/>
      <w:bookmarkStart w:id="35" w:name="_Toc520512799"/>
      <w:bookmarkStart w:id="36" w:name="_Toc520512896"/>
      <w:bookmarkStart w:id="37" w:name="_Toc520513024"/>
      <w:bookmarkStart w:id="38" w:name="_Toc520513111"/>
      <w:bookmarkStart w:id="39" w:name="_Toc520513167"/>
      <w:bookmarkStart w:id="40" w:name="_Toc520513213"/>
      <w:bookmarkStart w:id="41" w:name="_Toc520513583"/>
      <w:bookmarkStart w:id="42" w:name="_Toc523638670"/>
      <w:bookmarkStart w:id="43" w:name="_Toc523639930"/>
      <w:bookmarkStart w:id="44" w:name="_Toc523639955"/>
      <w:bookmarkStart w:id="45" w:name="_Toc525364276"/>
      <w:bookmarkStart w:id="46" w:name="_Toc527341424"/>
      <w:bookmarkStart w:id="47" w:name="_Toc529593779"/>
      <w:bookmarkStart w:id="48" w:name="_Toc531489375"/>
      <w:bookmarkStart w:id="49" w:name="_Toc67100201"/>
      <w:bookmarkStart w:id="50" w:name="_Toc75664206"/>
      <w:bookmarkStart w:id="51" w:name="_Toc75930116"/>
      <w:bookmarkStart w:id="52" w:name="_Toc472331055"/>
      <w:r w:rsidRPr="00B12D35">
        <w:rPr>
          <w:rFonts w:ascii="Times New Roman" w:hAnsi="Times New Roman"/>
          <w:sz w:val="22"/>
          <w:szCs w:val="22"/>
        </w:rPr>
        <w:t xml:space="preserve">Service </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r w:rsidRPr="00B12D35">
        <w:rPr>
          <w:rFonts w:ascii="Times New Roman" w:hAnsi="Times New Roman"/>
          <w:sz w:val="22"/>
          <w:szCs w:val="22"/>
        </w:rPr>
        <w:t>Agreement</w:t>
      </w:r>
      <w:bookmarkEnd w:id="50"/>
      <w:bookmarkEnd w:id="51"/>
      <w:bookmarkEnd w:id="52"/>
    </w:p>
    <w:p w14:paraId="73F39451" w14:textId="030B961D" w:rsidR="000A3ABB" w:rsidRPr="00B12D35" w:rsidRDefault="000A3ABB">
      <w:pPr>
        <w:pStyle w:val="EndnoteText"/>
        <w:ind w:left="360"/>
        <w:jc w:val="both"/>
        <w:rPr>
          <w:rFonts w:ascii="Times New Roman" w:hAnsi="Times New Roman"/>
          <w:sz w:val="22"/>
          <w:szCs w:val="22"/>
        </w:rPr>
      </w:pPr>
      <w:r w:rsidRPr="00B12D35">
        <w:rPr>
          <w:rFonts w:ascii="Times New Roman" w:hAnsi="Times New Roman"/>
          <w:sz w:val="22"/>
          <w:szCs w:val="22"/>
        </w:rPr>
        <w:t xml:space="preserve">The following detailed service parameters are the responsibility of </w:t>
      </w:r>
      <w:proofErr w:type="spellStart"/>
      <w:r w:rsidR="009642B0" w:rsidRPr="00B12D35">
        <w:rPr>
          <w:rFonts w:ascii="Times New Roman" w:hAnsi="Times New Roman"/>
          <w:sz w:val="22"/>
          <w:szCs w:val="22"/>
        </w:rPr>
        <w:t>TrimLine</w:t>
      </w:r>
      <w:proofErr w:type="spellEnd"/>
      <w:r w:rsidR="009642B0" w:rsidRPr="00B12D35">
        <w:rPr>
          <w:rFonts w:ascii="Times New Roman" w:hAnsi="Times New Roman"/>
          <w:sz w:val="22"/>
          <w:szCs w:val="22"/>
        </w:rPr>
        <w:t xml:space="preserve"> Systems &amp; Solutions</w:t>
      </w:r>
      <w:r w:rsidRPr="00B12D35">
        <w:rPr>
          <w:rFonts w:ascii="Times New Roman" w:hAnsi="Times New Roman"/>
          <w:sz w:val="22"/>
          <w:szCs w:val="22"/>
        </w:rPr>
        <w:t xml:space="preserve"> in the ongoing support of this Agreement. </w:t>
      </w:r>
    </w:p>
    <w:p w14:paraId="628DDE7C" w14:textId="77777777" w:rsidR="000A3ABB" w:rsidRPr="00B12D35" w:rsidRDefault="000A3ABB">
      <w:pPr>
        <w:pStyle w:val="EndnoteText"/>
        <w:rPr>
          <w:rFonts w:ascii="Times New Roman" w:hAnsi="Times New Roman"/>
          <w:sz w:val="22"/>
          <w:szCs w:val="22"/>
        </w:rPr>
      </w:pPr>
    </w:p>
    <w:p w14:paraId="63D4B07E" w14:textId="6C4DC657" w:rsidR="000A3ABB" w:rsidRPr="00B12D35" w:rsidRDefault="000A3ABB" w:rsidP="00087E3C">
      <w:pPr>
        <w:pStyle w:val="Heading2"/>
        <w:rPr>
          <w:rFonts w:ascii="Times New Roman" w:hAnsi="Times New Roman"/>
          <w:sz w:val="22"/>
          <w:szCs w:val="22"/>
        </w:rPr>
      </w:pPr>
      <w:r w:rsidRPr="00B12D35">
        <w:rPr>
          <w:rFonts w:ascii="Times New Roman" w:hAnsi="Times New Roman"/>
          <w:sz w:val="22"/>
          <w:szCs w:val="22"/>
        </w:rPr>
        <w:t xml:space="preserve"> </w:t>
      </w:r>
      <w:bookmarkStart w:id="53" w:name="_Toc75930117"/>
      <w:bookmarkStart w:id="54" w:name="_Toc472331056"/>
      <w:r w:rsidRPr="00B12D35">
        <w:rPr>
          <w:rFonts w:ascii="Times New Roman" w:hAnsi="Times New Roman"/>
          <w:b/>
          <w:sz w:val="22"/>
          <w:szCs w:val="22"/>
        </w:rPr>
        <w:t>Service Scope</w:t>
      </w:r>
      <w:bookmarkEnd w:id="53"/>
      <w:bookmarkEnd w:id="54"/>
    </w:p>
    <w:p w14:paraId="65A5DD53" w14:textId="7EBED590" w:rsidR="000A3ABB" w:rsidRPr="00B12D35" w:rsidRDefault="000A3ABB" w:rsidP="00087E3C">
      <w:pPr>
        <w:pStyle w:val="EndnoteText"/>
        <w:ind w:left="792"/>
        <w:jc w:val="both"/>
        <w:rPr>
          <w:rFonts w:ascii="Times New Roman" w:hAnsi="Times New Roman"/>
          <w:sz w:val="22"/>
          <w:szCs w:val="22"/>
        </w:rPr>
      </w:pPr>
      <w:r w:rsidRPr="00B12D35">
        <w:rPr>
          <w:rFonts w:ascii="Times New Roman" w:hAnsi="Times New Roman"/>
          <w:sz w:val="22"/>
          <w:szCs w:val="22"/>
        </w:rPr>
        <w:t xml:space="preserve">The following Services are covered by this Agreement; </w:t>
      </w:r>
    </w:p>
    <w:p w14:paraId="272895FE" w14:textId="763D4A64" w:rsidR="00CE6389" w:rsidRPr="00B12D35" w:rsidRDefault="001307DF">
      <w:pPr>
        <w:rPr>
          <w:rFonts w:ascii="Times New Roman" w:hAnsi="Times New Roman"/>
          <w:sz w:val="22"/>
          <w:szCs w:val="22"/>
        </w:rPr>
        <w:pPrChange w:id="55" w:author="Brenda  Amondi Kiberenge" w:date="2019-09-12T12:02:00Z">
          <w:pPr>
            <w:numPr>
              <w:numId w:val="14"/>
            </w:numPr>
            <w:ind w:left="1152" w:hanging="360"/>
          </w:pPr>
        </w:pPrChange>
      </w:pPr>
      <w:bookmarkStart w:id="56" w:name="_Toc503156630"/>
      <w:bookmarkStart w:id="57" w:name="_Toc503156694"/>
      <w:bookmarkStart w:id="58" w:name="_Toc503156745"/>
      <w:bookmarkStart w:id="59" w:name="_Toc503671485"/>
      <w:bookmarkStart w:id="60" w:name="_Toc503674440"/>
      <w:bookmarkStart w:id="61" w:name="_Toc504366412"/>
      <w:bookmarkStart w:id="62" w:name="_Toc504449143"/>
      <w:bookmarkStart w:id="63" w:name="_Toc506001053"/>
      <w:bookmarkStart w:id="64" w:name="_Toc513861517"/>
      <w:bookmarkStart w:id="65" w:name="_Toc513861658"/>
      <w:bookmarkStart w:id="66" w:name="_Toc513861771"/>
      <w:bookmarkStart w:id="67" w:name="_Toc514138106"/>
      <w:bookmarkStart w:id="68" w:name="_Toc515072830"/>
      <w:bookmarkStart w:id="69" w:name="_Toc518798642"/>
      <w:bookmarkStart w:id="70" w:name="_Toc518806024"/>
      <w:bookmarkStart w:id="71" w:name="_Toc518806338"/>
      <w:bookmarkStart w:id="72" w:name="_Toc518806459"/>
      <w:bookmarkStart w:id="73" w:name="_Toc518806512"/>
      <w:bookmarkStart w:id="74" w:name="_Toc518806704"/>
      <w:bookmarkStart w:id="75" w:name="_Toc518806860"/>
      <w:bookmarkStart w:id="76" w:name="_Toc520512727"/>
      <w:bookmarkStart w:id="77" w:name="_Ref520516012"/>
      <w:bookmarkStart w:id="78" w:name="_Ref520516022"/>
      <w:bookmarkStart w:id="79" w:name="_Ref520516061"/>
      <w:bookmarkStart w:id="80" w:name="_Ref520537575"/>
      <w:bookmarkStart w:id="81" w:name="_Ref520537587"/>
      <w:bookmarkStart w:id="82" w:name="_Ref523639047"/>
      <w:bookmarkStart w:id="83" w:name="_Ref523639054"/>
      <w:bookmarkStart w:id="84" w:name="_Ref523639095"/>
      <w:bookmarkStart w:id="85" w:name="_Ref523639455"/>
      <w:bookmarkStart w:id="86" w:name="_Ref523639784"/>
      <w:bookmarkStart w:id="87" w:name="_Ref523895673"/>
      <w:bookmarkStart w:id="88" w:name="_Toc503156629"/>
      <w:bookmarkStart w:id="89" w:name="_Toc503156693"/>
      <w:bookmarkStart w:id="90" w:name="_Toc503156744"/>
      <w:bookmarkStart w:id="91" w:name="_Toc503671484"/>
      <w:bookmarkStart w:id="92" w:name="_Toc503674439"/>
      <w:bookmarkStart w:id="93" w:name="_Toc504366411"/>
      <w:ins w:id="94" w:author="Brenda  Amondi Kiberenge" w:date="2019-09-12T12:02:00Z">
        <w:r w:rsidRPr="00B12D35">
          <w:rPr>
            <w:rFonts w:ascii="Times New Roman" w:hAnsi="Times New Roman"/>
            <w:sz w:val="22"/>
            <w:szCs w:val="22"/>
          </w:rPr>
          <w:t xml:space="preserve">4.1.1 </w:t>
        </w:r>
      </w:ins>
      <w:r w:rsidR="00CE6389" w:rsidRPr="00B12D35">
        <w:rPr>
          <w:rFonts w:ascii="Times New Roman" w:hAnsi="Times New Roman"/>
          <w:sz w:val="22"/>
          <w:szCs w:val="22"/>
        </w:rPr>
        <w:t>Manned telephone support</w:t>
      </w:r>
    </w:p>
    <w:p w14:paraId="5B0EE6C5" w14:textId="4E42C476" w:rsidR="00CE6389" w:rsidRPr="00B12D35" w:rsidRDefault="001307DF">
      <w:pPr>
        <w:rPr>
          <w:rFonts w:ascii="Times New Roman" w:hAnsi="Times New Roman"/>
          <w:sz w:val="22"/>
          <w:szCs w:val="22"/>
        </w:rPr>
        <w:pPrChange w:id="95" w:author="Brenda  Amondi Kiberenge" w:date="2019-09-12T12:02:00Z">
          <w:pPr>
            <w:numPr>
              <w:numId w:val="14"/>
            </w:numPr>
            <w:ind w:left="1152" w:hanging="360"/>
          </w:pPr>
        </w:pPrChange>
      </w:pPr>
      <w:ins w:id="96" w:author="Brenda  Amondi Kiberenge" w:date="2019-09-12T12:02:00Z">
        <w:r w:rsidRPr="00B12D35">
          <w:rPr>
            <w:rFonts w:ascii="Times New Roman" w:hAnsi="Times New Roman"/>
            <w:sz w:val="22"/>
            <w:szCs w:val="22"/>
          </w:rPr>
          <w:t xml:space="preserve">4.1.2 </w:t>
        </w:r>
      </w:ins>
      <w:r w:rsidR="00CE6389" w:rsidRPr="00B12D35">
        <w:rPr>
          <w:rFonts w:ascii="Times New Roman" w:hAnsi="Times New Roman"/>
          <w:sz w:val="22"/>
          <w:szCs w:val="22"/>
        </w:rPr>
        <w:t>Monitored email support</w:t>
      </w:r>
    </w:p>
    <w:p w14:paraId="65B807EE" w14:textId="4351161B" w:rsidR="000A3ABB" w:rsidRPr="00B12D35" w:rsidRDefault="001307DF">
      <w:pPr>
        <w:rPr>
          <w:rFonts w:ascii="Times New Roman" w:hAnsi="Times New Roman"/>
          <w:sz w:val="22"/>
          <w:szCs w:val="22"/>
        </w:rPr>
        <w:pPrChange w:id="97" w:author="Brenda  Amondi Kiberenge" w:date="2019-09-12T12:02:00Z">
          <w:pPr>
            <w:numPr>
              <w:numId w:val="14"/>
            </w:numPr>
            <w:ind w:left="1152" w:hanging="360"/>
          </w:pPr>
        </w:pPrChange>
      </w:pPr>
      <w:ins w:id="98" w:author="Brenda  Amondi Kiberenge" w:date="2019-09-12T12:02:00Z">
        <w:r w:rsidRPr="00B12D35">
          <w:rPr>
            <w:rFonts w:ascii="Times New Roman" w:hAnsi="Times New Roman"/>
            <w:sz w:val="22"/>
            <w:szCs w:val="22"/>
          </w:rPr>
          <w:t xml:space="preserve">4.1.3 </w:t>
        </w:r>
      </w:ins>
      <w:r w:rsidR="00CE6389" w:rsidRPr="00B12D35">
        <w:rPr>
          <w:rFonts w:ascii="Times New Roman" w:hAnsi="Times New Roman"/>
          <w:sz w:val="22"/>
          <w:szCs w:val="22"/>
        </w:rPr>
        <w:t>Remote assistance</w:t>
      </w:r>
      <w:r w:rsidR="00B31317" w:rsidRPr="00B12D35">
        <w:rPr>
          <w:rFonts w:ascii="Times New Roman" w:hAnsi="Times New Roman"/>
          <w:sz w:val="22"/>
          <w:szCs w:val="22"/>
        </w:rPr>
        <w:t xml:space="preserve"> using Remote Desktop and a Virtual Private Network where available</w:t>
      </w:r>
    </w:p>
    <w:p w14:paraId="601512AC" w14:textId="26A76CDD" w:rsidR="000A3ABB" w:rsidRPr="00B12D35" w:rsidRDefault="001307DF">
      <w:pPr>
        <w:rPr>
          <w:rFonts w:ascii="Times New Roman" w:hAnsi="Times New Roman"/>
          <w:sz w:val="22"/>
          <w:szCs w:val="22"/>
        </w:rPr>
        <w:pPrChange w:id="99" w:author="Brenda  Amondi Kiberenge" w:date="2019-09-12T12:02:00Z">
          <w:pPr>
            <w:numPr>
              <w:numId w:val="14"/>
            </w:numPr>
            <w:ind w:left="1152" w:hanging="360"/>
          </w:pPr>
        </w:pPrChange>
      </w:pPr>
      <w:ins w:id="100" w:author="Brenda  Amondi Kiberenge" w:date="2019-09-12T12:02:00Z">
        <w:r w:rsidRPr="00B12D35">
          <w:rPr>
            <w:rFonts w:ascii="Times New Roman" w:hAnsi="Times New Roman"/>
            <w:sz w:val="22"/>
            <w:szCs w:val="22"/>
          </w:rPr>
          <w:t>4.1.4</w:t>
        </w:r>
      </w:ins>
      <w:r w:rsidR="00B31317" w:rsidRPr="00B12D35">
        <w:rPr>
          <w:rFonts w:ascii="Times New Roman" w:hAnsi="Times New Roman"/>
          <w:sz w:val="22"/>
          <w:szCs w:val="22"/>
        </w:rPr>
        <w:t xml:space="preserve">Planned or Emergency </w:t>
      </w:r>
      <w:r w:rsidR="00CE6389" w:rsidRPr="00B12D35">
        <w:rPr>
          <w:rFonts w:ascii="Times New Roman" w:hAnsi="Times New Roman"/>
          <w:sz w:val="22"/>
          <w:szCs w:val="22"/>
        </w:rPr>
        <w:t>Onsite assistance</w:t>
      </w:r>
      <w:r w:rsidR="00B31317" w:rsidRPr="00B12D35">
        <w:rPr>
          <w:rFonts w:ascii="Times New Roman" w:hAnsi="Times New Roman"/>
          <w:sz w:val="22"/>
          <w:szCs w:val="22"/>
        </w:rPr>
        <w:t xml:space="preserve"> (extra costs apply)</w:t>
      </w:r>
    </w:p>
    <w:p w14:paraId="237A28D4" w14:textId="45EE64FB" w:rsidR="00CE6389" w:rsidRPr="00B12D35" w:rsidRDefault="001307DF">
      <w:pPr>
        <w:rPr>
          <w:rFonts w:ascii="Times New Roman" w:hAnsi="Times New Roman"/>
          <w:sz w:val="22"/>
          <w:szCs w:val="22"/>
        </w:rPr>
        <w:pPrChange w:id="101" w:author="Brenda  Amondi Kiberenge" w:date="2019-09-12T12:02:00Z">
          <w:pPr>
            <w:numPr>
              <w:numId w:val="14"/>
            </w:numPr>
            <w:ind w:left="1152" w:hanging="360"/>
          </w:pPr>
        </w:pPrChange>
      </w:pPr>
      <w:ins w:id="102" w:author="Brenda  Amondi Kiberenge" w:date="2019-09-12T12:02:00Z">
        <w:r w:rsidRPr="00B12D35">
          <w:rPr>
            <w:rFonts w:ascii="Times New Roman" w:hAnsi="Times New Roman"/>
            <w:sz w:val="22"/>
            <w:szCs w:val="22"/>
          </w:rPr>
          <w:t xml:space="preserve">4.1.5 </w:t>
        </w:r>
      </w:ins>
      <w:r w:rsidR="00B31317" w:rsidRPr="00B12D35">
        <w:rPr>
          <w:rFonts w:ascii="Times New Roman" w:hAnsi="Times New Roman"/>
          <w:sz w:val="22"/>
          <w:szCs w:val="22"/>
        </w:rPr>
        <w:t>Monthly system health check</w:t>
      </w:r>
    </w:p>
    <w:p w14:paraId="207D066A" w14:textId="77777777" w:rsidR="00CE6389" w:rsidRPr="00B12D35" w:rsidRDefault="00CE6389" w:rsidP="00CE6389">
      <w:pPr>
        <w:rPr>
          <w:rFonts w:ascii="Times New Roman" w:hAnsi="Times New Roman"/>
          <w:sz w:val="22"/>
          <w:szCs w:val="22"/>
        </w:rPr>
      </w:pPr>
    </w:p>
    <w:p w14:paraId="3FE48173" w14:textId="2A77801A" w:rsidR="00EA44EC" w:rsidRPr="00EA44EC" w:rsidRDefault="000A3ABB" w:rsidP="00A03D50">
      <w:pPr>
        <w:pStyle w:val="Heading2"/>
        <w:jc w:val="both"/>
        <w:rPr>
          <w:rFonts w:ascii="Times New Roman" w:hAnsi="Times New Roman"/>
          <w:sz w:val="22"/>
          <w:szCs w:val="22"/>
        </w:rPr>
      </w:pPr>
      <w:bookmarkStart w:id="103" w:name="_Toc75664208"/>
      <w:r w:rsidRPr="00EA44EC">
        <w:rPr>
          <w:rFonts w:ascii="Times New Roman" w:hAnsi="Times New Roman"/>
          <w:sz w:val="22"/>
          <w:szCs w:val="22"/>
        </w:rPr>
        <w:t xml:space="preserve"> </w:t>
      </w:r>
      <w:bookmarkStart w:id="104" w:name="_Toc75930118"/>
      <w:bookmarkStart w:id="105" w:name="_Toc472331057"/>
      <w:proofErr w:type="spellStart"/>
      <w:r w:rsidR="00201D91">
        <w:rPr>
          <w:rFonts w:ascii="Times New Roman" w:hAnsi="Times New Roman"/>
          <w:b/>
          <w:sz w:val="22"/>
          <w:szCs w:val="22"/>
        </w:rPr>
        <w:t>Embassava</w:t>
      </w:r>
      <w:proofErr w:type="spellEnd"/>
      <w:r w:rsidR="00201D91">
        <w:rPr>
          <w:rFonts w:ascii="Times New Roman" w:hAnsi="Times New Roman"/>
          <w:b/>
          <w:sz w:val="22"/>
          <w:szCs w:val="22"/>
        </w:rPr>
        <w:t xml:space="preserve"> Sacco </w:t>
      </w:r>
      <w:proofErr w:type="spellStart"/>
      <w:r w:rsidR="00201D91">
        <w:rPr>
          <w:rFonts w:ascii="Times New Roman" w:hAnsi="Times New Roman"/>
          <w:b/>
          <w:sz w:val="22"/>
          <w:szCs w:val="22"/>
        </w:rPr>
        <w:t>Ltd</w:t>
      </w:r>
      <w:r w:rsidR="001E76CE" w:rsidRPr="00EA44EC">
        <w:rPr>
          <w:rFonts w:ascii="Times New Roman" w:hAnsi="Times New Roman"/>
          <w:b/>
          <w:sz w:val="22"/>
          <w:szCs w:val="22"/>
        </w:rPr>
        <w:t>’s</w:t>
      </w:r>
      <w:proofErr w:type="spellEnd"/>
      <w:r w:rsidRPr="00EA44EC">
        <w:rPr>
          <w:rFonts w:ascii="Times New Roman" w:hAnsi="Times New Roman"/>
          <w:b/>
          <w:sz w:val="22"/>
          <w:szCs w:val="22"/>
        </w:rPr>
        <w:t xml:space="preserve"> </w:t>
      </w:r>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r w:rsidR="000216CF" w:rsidRPr="00EA44EC">
        <w:rPr>
          <w:rFonts w:ascii="Times New Roman" w:hAnsi="Times New Roman"/>
          <w:b/>
          <w:sz w:val="22"/>
          <w:szCs w:val="22"/>
        </w:rPr>
        <w:t>Obligations</w:t>
      </w:r>
      <w:bookmarkEnd w:id="103"/>
      <w:bookmarkEnd w:id="104"/>
      <w:bookmarkEnd w:id="105"/>
    </w:p>
    <w:p w14:paraId="74BB4798" w14:textId="7A962AD2" w:rsidR="00EA44EC" w:rsidRPr="00EA44EC" w:rsidRDefault="001307DF" w:rsidP="00EA44EC">
      <w:pPr>
        <w:pStyle w:val="Heading2"/>
        <w:numPr>
          <w:ilvl w:val="2"/>
          <w:numId w:val="2"/>
        </w:numPr>
        <w:jc w:val="both"/>
        <w:rPr>
          <w:rFonts w:ascii="Times New Roman" w:hAnsi="Times New Roman"/>
          <w:sz w:val="22"/>
          <w:szCs w:val="22"/>
        </w:rPr>
      </w:pPr>
      <w:ins w:id="106" w:author="Brenda  Amondi Kiberenge" w:date="2019-09-12T12:04:00Z">
        <w:r w:rsidRPr="00EA44EC">
          <w:rPr>
            <w:rFonts w:ascii="Times New Roman" w:hAnsi="Times New Roman"/>
            <w:bCs/>
            <w:sz w:val="22"/>
            <w:szCs w:val="22"/>
          </w:rPr>
          <w:t xml:space="preserve"> </w:t>
        </w:r>
      </w:ins>
      <w:r w:rsidR="000216CF" w:rsidRPr="00EA44EC">
        <w:rPr>
          <w:rFonts w:ascii="Times New Roman" w:hAnsi="Times New Roman"/>
          <w:bCs/>
          <w:sz w:val="22"/>
          <w:szCs w:val="22"/>
        </w:rPr>
        <w:t xml:space="preserve">In supporting this Agreement, </w:t>
      </w:r>
      <w:proofErr w:type="spellStart"/>
      <w:r w:rsidR="00201D91">
        <w:rPr>
          <w:rFonts w:ascii="Times New Roman" w:hAnsi="Times New Roman"/>
          <w:bCs/>
          <w:sz w:val="22"/>
          <w:szCs w:val="22"/>
        </w:rPr>
        <w:t>Embassava</w:t>
      </w:r>
      <w:proofErr w:type="spellEnd"/>
      <w:r w:rsidR="00201D91">
        <w:rPr>
          <w:rFonts w:ascii="Times New Roman" w:hAnsi="Times New Roman"/>
          <w:bCs/>
          <w:sz w:val="22"/>
          <w:szCs w:val="22"/>
        </w:rPr>
        <w:t xml:space="preserve"> Sacco Ltd</w:t>
      </w:r>
      <w:r w:rsidR="000A3ABB" w:rsidRPr="00EA44EC">
        <w:rPr>
          <w:rFonts w:ascii="Times New Roman" w:hAnsi="Times New Roman"/>
          <w:sz w:val="22"/>
          <w:szCs w:val="22"/>
        </w:rPr>
        <w:t xml:space="preserve"> </w:t>
      </w:r>
      <w:r w:rsidR="000216CF" w:rsidRPr="00EA44EC">
        <w:rPr>
          <w:rFonts w:ascii="Times New Roman" w:hAnsi="Times New Roman"/>
          <w:sz w:val="22"/>
          <w:szCs w:val="22"/>
        </w:rPr>
        <w:t>shall;</w:t>
      </w:r>
    </w:p>
    <w:p w14:paraId="2214AE0C" w14:textId="77777777" w:rsid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bCs/>
          <w:sz w:val="22"/>
          <w:szCs w:val="22"/>
        </w:rPr>
        <w:t xml:space="preserve">Ensure prompt payment </w:t>
      </w:r>
      <w:r w:rsidR="000A3ABB" w:rsidRPr="00EA44EC">
        <w:rPr>
          <w:rFonts w:ascii="Times New Roman" w:hAnsi="Times New Roman"/>
          <w:bCs/>
          <w:sz w:val="22"/>
          <w:szCs w:val="22"/>
        </w:rPr>
        <w:t xml:space="preserve">for all </w:t>
      </w:r>
      <w:r w:rsidR="00316E81" w:rsidRPr="00EA44EC">
        <w:rPr>
          <w:rFonts w:ascii="Times New Roman" w:hAnsi="Times New Roman"/>
          <w:bCs/>
          <w:sz w:val="22"/>
          <w:szCs w:val="22"/>
        </w:rPr>
        <w:t>support</w:t>
      </w:r>
      <w:r w:rsidR="000A3ABB" w:rsidRPr="00EA44EC">
        <w:rPr>
          <w:rFonts w:ascii="Times New Roman" w:hAnsi="Times New Roman"/>
          <w:bCs/>
          <w:sz w:val="22"/>
          <w:szCs w:val="22"/>
        </w:rPr>
        <w:t xml:space="preserve"> costs </w:t>
      </w:r>
      <w:r w:rsidR="00316E81" w:rsidRPr="00EA44EC">
        <w:rPr>
          <w:rFonts w:ascii="Times New Roman" w:hAnsi="Times New Roman"/>
          <w:bCs/>
          <w:sz w:val="22"/>
          <w:szCs w:val="22"/>
        </w:rPr>
        <w:t>at the agreed interval.</w:t>
      </w:r>
    </w:p>
    <w:p w14:paraId="51787557" w14:textId="086D552D" w:rsidR="000A3ABB" w:rsidRPr="00EA44EC" w:rsidRDefault="000216CF" w:rsidP="00EA44EC">
      <w:pPr>
        <w:pStyle w:val="Heading2"/>
        <w:numPr>
          <w:ilvl w:val="3"/>
          <w:numId w:val="2"/>
        </w:numPr>
        <w:jc w:val="both"/>
        <w:rPr>
          <w:rFonts w:ascii="Times New Roman" w:hAnsi="Times New Roman"/>
          <w:bCs/>
          <w:sz w:val="22"/>
          <w:szCs w:val="22"/>
        </w:rPr>
      </w:pPr>
      <w:r w:rsidRPr="00EA44EC">
        <w:rPr>
          <w:rFonts w:ascii="Times New Roman" w:hAnsi="Times New Roman"/>
          <w:sz w:val="22"/>
          <w:szCs w:val="22"/>
        </w:rPr>
        <w:t xml:space="preserve">Upon request, ensuring the </w:t>
      </w:r>
      <w:r w:rsidR="000A3ABB" w:rsidRPr="00EA44EC">
        <w:rPr>
          <w:rFonts w:ascii="Times New Roman" w:hAnsi="Times New Roman"/>
          <w:sz w:val="22"/>
          <w:szCs w:val="22"/>
        </w:rPr>
        <w:t xml:space="preserve">availability of </w:t>
      </w:r>
      <w:proofErr w:type="spellStart"/>
      <w:r w:rsidR="00201D91">
        <w:rPr>
          <w:rFonts w:ascii="Times New Roman" w:hAnsi="Times New Roman"/>
          <w:sz w:val="22"/>
          <w:szCs w:val="22"/>
        </w:rPr>
        <w:t>Embassava</w:t>
      </w:r>
      <w:proofErr w:type="spellEnd"/>
      <w:r w:rsidR="00201D91">
        <w:rPr>
          <w:rFonts w:ascii="Times New Roman" w:hAnsi="Times New Roman"/>
          <w:sz w:val="22"/>
          <w:szCs w:val="22"/>
        </w:rPr>
        <w:t xml:space="preserve"> Sacco Ltd</w:t>
      </w:r>
      <w:r w:rsidR="000A3ABB" w:rsidRPr="00EA44EC">
        <w:rPr>
          <w:rFonts w:ascii="Times New Roman" w:hAnsi="Times New Roman"/>
          <w:sz w:val="22"/>
          <w:szCs w:val="22"/>
        </w:rPr>
        <w:t xml:space="preserve"> representative(s) when resolving a </w:t>
      </w:r>
      <w:proofErr w:type="gramStart"/>
      <w:r w:rsidR="000A3ABB" w:rsidRPr="00EA44EC">
        <w:rPr>
          <w:rFonts w:ascii="Times New Roman" w:hAnsi="Times New Roman"/>
          <w:sz w:val="22"/>
          <w:szCs w:val="22"/>
        </w:rPr>
        <w:t>service related</w:t>
      </w:r>
      <w:proofErr w:type="gramEnd"/>
      <w:r w:rsidR="000A3ABB" w:rsidRPr="00EA44EC">
        <w:rPr>
          <w:rFonts w:ascii="Times New Roman" w:hAnsi="Times New Roman"/>
          <w:sz w:val="22"/>
          <w:szCs w:val="22"/>
        </w:rPr>
        <w:t xml:space="preserve"> incident or request.</w:t>
      </w:r>
    </w:p>
    <w:p w14:paraId="153A75E8" w14:textId="77777777" w:rsidR="00417563" w:rsidRPr="00B12D35" w:rsidRDefault="00417563">
      <w:pPr>
        <w:pStyle w:val="Header"/>
        <w:tabs>
          <w:tab w:val="clear" w:pos="4320"/>
          <w:tab w:val="clear" w:pos="8640"/>
        </w:tabs>
        <w:rPr>
          <w:rFonts w:ascii="Times New Roman" w:hAnsi="Times New Roman"/>
          <w:sz w:val="22"/>
          <w:szCs w:val="22"/>
        </w:rPr>
      </w:pPr>
    </w:p>
    <w:bookmarkEnd w:id="88"/>
    <w:bookmarkEnd w:id="89"/>
    <w:bookmarkEnd w:id="90"/>
    <w:bookmarkEnd w:id="91"/>
    <w:bookmarkEnd w:id="92"/>
    <w:bookmarkEnd w:id="93"/>
    <w:p w14:paraId="0BA8DB71" w14:textId="77777777" w:rsidR="00EA44EC" w:rsidRPr="00EA44EC" w:rsidRDefault="000A3ABB" w:rsidP="00EA44EC">
      <w:pPr>
        <w:pStyle w:val="Heading2"/>
        <w:rPr>
          <w:rFonts w:ascii="Times New Roman" w:hAnsi="Times New Roman"/>
          <w:i/>
          <w:sz w:val="22"/>
          <w:szCs w:val="22"/>
        </w:rPr>
      </w:pPr>
      <w:r w:rsidRPr="00B12D35">
        <w:rPr>
          <w:rFonts w:ascii="Times New Roman" w:hAnsi="Times New Roman"/>
          <w:sz w:val="22"/>
          <w:szCs w:val="22"/>
        </w:rPr>
        <w:t xml:space="preserve">  </w:t>
      </w:r>
      <w:bookmarkStart w:id="107" w:name="_Toc75664209"/>
      <w:bookmarkStart w:id="108" w:name="_Toc75930119"/>
      <w:bookmarkStart w:id="109" w:name="_Toc472331058"/>
      <w:proofErr w:type="spellStart"/>
      <w:r w:rsidR="009642B0" w:rsidRPr="00B12D35">
        <w:rPr>
          <w:rFonts w:ascii="Times New Roman" w:hAnsi="Times New Roman"/>
          <w:b/>
          <w:sz w:val="22"/>
          <w:szCs w:val="22"/>
        </w:rPr>
        <w:t>TrimLine</w:t>
      </w:r>
      <w:proofErr w:type="spellEnd"/>
      <w:r w:rsidR="009642B0" w:rsidRPr="00B12D35">
        <w:rPr>
          <w:rFonts w:ascii="Times New Roman" w:hAnsi="Times New Roman"/>
          <w:b/>
          <w:sz w:val="22"/>
          <w:szCs w:val="22"/>
        </w:rPr>
        <w:t xml:space="preserve"> Systems &amp; </w:t>
      </w:r>
      <w:proofErr w:type="spellStart"/>
      <w:r w:rsidR="009642B0" w:rsidRPr="00B12D35">
        <w:rPr>
          <w:rFonts w:ascii="Times New Roman" w:hAnsi="Times New Roman"/>
          <w:b/>
          <w:sz w:val="22"/>
          <w:szCs w:val="22"/>
        </w:rPr>
        <w:t>Solutions</w:t>
      </w:r>
      <w:r w:rsidR="001E76CE" w:rsidRPr="00B12D35">
        <w:rPr>
          <w:rFonts w:ascii="Times New Roman" w:hAnsi="Times New Roman"/>
          <w:b/>
          <w:sz w:val="22"/>
          <w:szCs w:val="22"/>
        </w:rPr>
        <w:t>’s</w:t>
      </w:r>
      <w:proofErr w:type="spellEnd"/>
      <w:r w:rsidRPr="00B12D35">
        <w:rPr>
          <w:rFonts w:ascii="Times New Roman" w:hAnsi="Times New Roman"/>
          <w:b/>
          <w:sz w:val="22"/>
          <w:szCs w:val="22"/>
        </w:rPr>
        <w:t xml:space="preserve"> </w:t>
      </w:r>
      <w:r w:rsidR="001E76CE" w:rsidRPr="00B12D35">
        <w:rPr>
          <w:rFonts w:ascii="Times New Roman" w:hAnsi="Times New Roman"/>
          <w:b/>
          <w:sz w:val="22"/>
          <w:szCs w:val="22"/>
        </w:rPr>
        <w:t>Obligations</w:t>
      </w:r>
      <w:bookmarkEnd w:id="107"/>
      <w:bookmarkEnd w:id="108"/>
      <w:bookmarkEnd w:id="109"/>
    </w:p>
    <w:p w14:paraId="17FB39C5"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bCs/>
          <w:sz w:val="22"/>
          <w:szCs w:val="22"/>
        </w:rPr>
        <w:t xml:space="preserve">In support of this Agreement, the </w:t>
      </w:r>
      <w:r w:rsidR="000A3ABB" w:rsidRPr="00B12D35">
        <w:rPr>
          <w:rFonts w:ascii="Times New Roman" w:hAnsi="Times New Roman"/>
          <w:bCs/>
          <w:sz w:val="22"/>
          <w:szCs w:val="22"/>
        </w:rPr>
        <w:t>Service Provider</w:t>
      </w:r>
      <w:r w:rsidR="000A3ABB" w:rsidRPr="00B12D35">
        <w:rPr>
          <w:rFonts w:ascii="Times New Roman" w:hAnsi="Times New Roman"/>
          <w:sz w:val="22"/>
          <w:szCs w:val="22"/>
        </w:rPr>
        <w:t xml:space="preserve"> </w:t>
      </w:r>
      <w:r w:rsidRPr="00B12D35">
        <w:rPr>
          <w:rFonts w:ascii="Times New Roman" w:hAnsi="Times New Roman"/>
          <w:sz w:val="22"/>
          <w:szCs w:val="22"/>
        </w:rPr>
        <w:t>shall;</w:t>
      </w:r>
    </w:p>
    <w:p w14:paraId="5CED5F33" w14:textId="77777777" w:rsidR="00EA44EC" w:rsidRDefault="001307DF" w:rsidP="00EA44EC">
      <w:pPr>
        <w:pStyle w:val="Heading2"/>
        <w:numPr>
          <w:ilvl w:val="3"/>
          <w:numId w:val="2"/>
        </w:numPr>
        <w:rPr>
          <w:rFonts w:ascii="Times New Roman" w:hAnsi="Times New Roman"/>
          <w:sz w:val="22"/>
          <w:szCs w:val="22"/>
        </w:rPr>
      </w:pPr>
      <w:ins w:id="110"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 xml:space="preserve">Meet response times associated with </w:t>
      </w:r>
      <w:proofErr w:type="gramStart"/>
      <w:r w:rsidR="000A3ABB" w:rsidRPr="00B12D35">
        <w:rPr>
          <w:rFonts w:ascii="Times New Roman" w:hAnsi="Times New Roman"/>
          <w:sz w:val="22"/>
          <w:szCs w:val="22"/>
        </w:rPr>
        <w:t>service related</w:t>
      </w:r>
      <w:proofErr w:type="gramEnd"/>
      <w:r w:rsidR="000A3ABB" w:rsidRPr="00B12D35">
        <w:rPr>
          <w:rFonts w:ascii="Times New Roman" w:hAnsi="Times New Roman"/>
          <w:sz w:val="22"/>
          <w:szCs w:val="22"/>
        </w:rPr>
        <w:t xml:space="preserve"> incidents.</w:t>
      </w:r>
    </w:p>
    <w:p w14:paraId="43D90763" w14:textId="02874F5A" w:rsidR="000A3ABB" w:rsidRPr="00B12D35" w:rsidRDefault="001307DF" w:rsidP="00EA44EC">
      <w:pPr>
        <w:pStyle w:val="Heading2"/>
        <w:numPr>
          <w:ilvl w:val="3"/>
          <w:numId w:val="2"/>
        </w:numPr>
        <w:rPr>
          <w:rFonts w:ascii="Times New Roman" w:hAnsi="Times New Roman"/>
          <w:sz w:val="22"/>
          <w:szCs w:val="22"/>
        </w:rPr>
      </w:pPr>
      <w:ins w:id="111" w:author="Brenda  Amondi Kiberenge" w:date="2019-09-12T12:03:00Z">
        <w:r w:rsidRPr="00B12D35">
          <w:rPr>
            <w:rFonts w:ascii="Times New Roman" w:hAnsi="Times New Roman"/>
            <w:sz w:val="22"/>
            <w:szCs w:val="22"/>
          </w:rPr>
          <w:t xml:space="preserve"> </w:t>
        </w:r>
      </w:ins>
      <w:r w:rsidR="000A3ABB" w:rsidRPr="00B12D35">
        <w:rPr>
          <w:rFonts w:ascii="Times New Roman" w:hAnsi="Times New Roman"/>
          <w:sz w:val="22"/>
          <w:szCs w:val="22"/>
        </w:rPr>
        <w:t xml:space="preserve">Appropriate notification to </w:t>
      </w:r>
      <w:proofErr w:type="spellStart"/>
      <w:r w:rsidR="00201D91">
        <w:rPr>
          <w:rFonts w:ascii="Times New Roman" w:hAnsi="Times New Roman"/>
          <w:sz w:val="22"/>
          <w:szCs w:val="22"/>
        </w:rPr>
        <w:t>Embassava</w:t>
      </w:r>
      <w:proofErr w:type="spellEnd"/>
      <w:r w:rsidR="00201D91">
        <w:rPr>
          <w:rFonts w:ascii="Times New Roman" w:hAnsi="Times New Roman"/>
          <w:sz w:val="22"/>
          <w:szCs w:val="22"/>
        </w:rPr>
        <w:t xml:space="preserve"> Sacco Ltd</w:t>
      </w:r>
      <w:r w:rsidR="000A3ABB" w:rsidRPr="00B12D35">
        <w:rPr>
          <w:rFonts w:ascii="Times New Roman" w:hAnsi="Times New Roman"/>
          <w:sz w:val="22"/>
          <w:szCs w:val="22"/>
        </w:rPr>
        <w:t xml:space="preserve"> for all scheduled maintenance</w:t>
      </w:r>
      <w:r w:rsidR="007E29D8" w:rsidRPr="00B12D35">
        <w:rPr>
          <w:rFonts w:ascii="Times New Roman" w:hAnsi="Times New Roman"/>
          <w:sz w:val="22"/>
          <w:szCs w:val="22"/>
        </w:rPr>
        <w:t>.</w:t>
      </w:r>
    </w:p>
    <w:p w14:paraId="77FD3688" w14:textId="77777777" w:rsidR="000A3ABB" w:rsidRPr="00B12D35" w:rsidRDefault="000A3ABB">
      <w:pPr>
        <w:rPr>
          <w:rFonts w:ascii="Times New Roman" w:hAnsi="Times New Roman"/>
          <w:sz w:val="22"/>
          <w:szCs w:val="22"/>
        </w:rPr>
      </w:pPr>
    </w:p>
    <w:p w14:paraId="59EC8B99" w14:textId="77777777" w:rsidR="00EA44EC" w:rsidRPr="00EA44EC" w:rsidRDefault="000A3ABB" w:rsidP="00EA44EC">
      <w:pPr>
        <w:pStyle w:val="Heading2"/>
        <w:rPr>
          <w:rFonts w:ascii="Times New Roman" w:hAnsi="Times New Roman"/>
          <w:sz w:val="22"/>
          <w:szCs w:val="22"/>
          <w:lang w:eastAsia="en-US"/>
        </w:rPr>
      </w:pPr>
      <w:bookmarkStart w:id="112" w:name="_Toc75664210"/>
      <w:r w:rsidRPr="00B12D35">
        <w:rPr>
          <w:rFonts w:ascii="Times New Roman" w:hAnsi="Times New Roman"/>
          <w:b/>
          <w:sz w:val="22"/>
          <w:szCs w:val="22"/>
        </w:rPr>
        <w:t xml:space="preserve"> </w:t>
      </w:r>
      <w:bookmarkStart w:id="113" w:name="_Toc75930120"/>
      <w:bookmarkStart w:id="114" w:name="_Toc472331059"/>
      <w:r w:rsidRPr="00B12D35">
        <w:rPr>
          <w:rFonts w:ascii="Times New Roman" w:hAnsi="Times New Roman"/>
          <w:b/>
          <w:sz w:val="22"/>
          <w:szCs w:val="22"/>
        </w:rPr>
        <w:t xml:space="preserve">Service </w:t>
      </w:r>
      <w:bookmarkEnd w:id="112"/>
      <w:r w:rsidRPr="00B12D35">
        <w:rPr>
          <w:rFonts w:ascii="Times New Roman" w:hAnsi="Times New Roman"/>
          <w:b/>
          <w:sz w:val="22"/>
          <w:szCs w:val="22"/>
        </w:rPr>
        <w:t>Assumptions</w:t>
      </w:r>
      <w:bookmarkEnd w:id="113"/>
      <w:bookmarkEnd w:id="114"/>
    </w:p>
    <w:p w14:paraId="10B1090E" w14:textId="77777777" w:rsidR="00EA44EC" w:rsidRDefault="000216CF" w:rsidP="00EA44EC">
      <w:pPr>
        <w:pStyle w:val="Heading2"/>
        <w:numPr>
          <w:ilvl w:val="2"/>
          <w:numId w:val="2"/>
        </w:numPr>
        <w:rPr>
          <w:rFonts w:ascii="Times New Roman" w:hAnsi="Times New Roman"/>
          <w:sz w:val="22"/>
          <w:szCs w:val="22"/>
        </w:rPr>
      </w:pPr>
      <w:r w:rsidRPr="00B12D35">
        <w:rPr>
          <w:rFonts w:ascii="Times New Roman" w:hAnsi="Times New Roman"/>
          <w:sz w:val="22"/>
          <w:szCs w:val="22"/>
          <w:lang w:eastAsia="en-US"/>
        </w:rPr>
        <w:t xml:space="preserve">In the delivery of the services by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Pr="00B12D35">
        <w:rPr>
          <w:rFonts w:ascii="Times New Roman" w:hAnsi="Times New Roman"/>
          <w:sz w:val="22"/>
          <w:szCs w:val="22"/>
          <w:lang w:eastAsia="en-US"/>
        </w:rPr>
        <w:t xml:space="preserve">, the </w:t>
      </w:r>
      <w:r w:rsidR="002F1635" w:rsidRPr="00B12D35">
        <w:rPr>
          <w:rFonts w:ascii="Times New Roman" w:hAnsi="Times New Roman"/>
          <w:sz w:val="22"/>
          <w:szCs w:val="22"/>
          <w:lang w:eastAsia="en-US"/>
        </w:rPr>
        <w:t>pres</w:t>
      </w:r>
      <w:r w:rsidR="000A3ABB" w:rsidRPr="00B12D35">
        <w:rPr>
          <w:rFonts w:ascii="Times New Roman" w:hAnsi="Times New Roman"/>
          <w:sz w:val="22"/>
          <w:szCs w:val="22"/>
          <w:lang w:eastAsia="en-US"/>
        </w:rPr>
        <w:t>umptions relat</w:t>
      </w:r>
      <w:r w:rsidR="002F1635" w:rsidRPr="00B12D35">
        <w:rPr>
          <w:rFonts w:ascii="Times New Roman" w:hAnsi="Times New Roman"/>
          <w:sz w:val="22"/>
          <w:szCs w:val="22"/>
          <w:lang w:eastAsia="en-US"/>
        </w:rPr>
        <w:t>ing</w:t>
      </w:r>
      <w:r w:rsidR="000A3ABB" w:rsidRPr="00B12D35">
        <w:rPr>
          <w:rFonts w:ascii="Times New Roman" w:hAnsi="Times New Roman"/>
          <w:sz w:val="22"/>
          <w:szCs w:val="22"/>
          <w:lang w:eastAsia="en-US"/>
        </w:rPr>
        <w:t xml:space="preserve"> to in-scope services and/or components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include:</w:t>
      </w:r>
    </w:p>
    <w:p w14:paraId="08054ADB" w14:textId="78C172C9" w:rsidR="00EA44EC" w:rsidRDefault="001307DF" w:rsidP="00EA44EC">
      <w:pPr>
        <w:pStyle w:val="Heading2"/>
        <w:numPr>
          <w:ilvl w:val="3"/>
          <w:numId w:val="2"/>
        </w:numPr>
        <w:rPr>
          <w:rFonts w:ascii="Times New Roman" w:hAnsi="Times New Roman"/>
          <w:sz w:val="22"/>
          <w:szCs w:val="22"/>
          <w:lang w:eastAsia="en-US"/>
        </w:rPr>
      </w:pPr>
      <w:ins w:id="115" w:author="Brenda  Amondi Kiberenge" w:date="2019-09-12T12:03:00Z">
        <w:r w:rsidRPr="00B12D35">
          <w:rPr>
            <w:rFonts w:ascii="Times New Roman" w:hAnsi="Times New Roman"/>
            <w:sz w:val="22"/>
            <w:szCs w:val="22"/>
            <w:lang w:eastAsia="en-US"/>
          </w:rPr>
          <w:t xml:space="preserve"> </w:t>
        </w:r>
      </w:ins>
      <w:r w:rsidR="005D6313" w:rsidRPr="00B12D35">
        <w:rPr>
          <w:rFonts w:ascii="Times New Roman" w:hAnsi="Times New Roman"/>
          <w:sz w:val="22"/>
          <w:szCs w:val="22"/>
          <w:lang w:eastAsia="en-US"/>
        </w:rPr>
        <w:t xml:space="preserve">All changes to </w:t>
      </w:r>
      <w:r w:rsidR="00EA44EC">
        <w:rPr>
          <w:rFonts w:ascii="Times New Roman" w:hAnsi="Times New Roman"/>
          <w:sz w:val="22"/>
          <w:szCs w:val="22"/>
          <w:lang w:eastAsia="en-US"/>
        </w:rPr>
        <w:t xml:space="preserve">Microsoft dynamics </w:t>
      </w:r>
      <w:proofErr w:type="spellStart"/>
      <w:r w:rsidR="00EA44EC">
        <w:rPr>
          <w:rFonts w:ascii="Times New Roman" w:hAnsi="Times New Roman"/>
          <w:sz w:val="22"/>
          <w:szCs w:val="22"/>
          <w:lang w:eastAsia="en-US"/>
        </w:rPr>
        <w:t>Erp</w:t>
      </w:r>
      <w:proofErr w:type="spellEnd"/>
      <w:r w:rsidR="00EA44EC">
        <w:rPr>
          <w:rFonts w:ascii="Times New Roman" w:hAnsi="Times New Roman"/>
          <w:sz w:val="22"/>
          <w:szCs w:val="22"/>
          <w:lang w:eastAsia="en-US"/>
        </w:rPr>
        <w:t xml:space="preserve"> system</w:t>
      </w:r>
      <w:r w:rsidR="009A416F" w:rsidRPr="00B12D35">
        <w:rPr>
          <w:rFonts w:ascii="Times New Roman" w:hAnsi="Times New Roman"/>
          <w:sz w:val="22"/>
          <w:szCs w:val="22"/>
          <w:lang w:eastAsia="en-US"/>
        </w:rPr>
        <w:t xml:space="preserve"> </w:t>
      </w:r>
      <w:r w:rsidR="005D6313" w:rsidRPr="00B12D35">
        <w:rPr>
          <w:rFonts w:ascii="Times New Roman" w:hAnsi="Times New Roman"/>
          <w:sz w:val="22"/>
          <w:szCs w:val="22"/>
          <w:lang w:eastAsia="en-US"/>
        </w:rPr>
        <w:t xml:space="preserve">shall be clearly documented and shared with </w:t>
      </w:r>
      <w:proofErr w:type="spellStart"/>
      <w:r w:rsidR="009642B0" w:rsidRPr="00B12D35">
        <w:rPr>
          <w:rFonts w:ascii="Times New Roman" w:hAnsi="Times New Roman"/>
          <w:sz w:val="22"/>
          <w:szCs w:val="22"/>
          <w:lang w:eastAsia="en-US"/>
        </w:rPr>
        <w:t>TrimLine</w:t>
      </w:r>
      <w:proofErr w:type="spellEnd"/>
      <w:r w:rsidR="009642B0" w:rsidRPr="00B12D35">
        <w:rPr>
          <w:rFonts w:ascii="Times New Roman" w:hAnsi="Times New Roman"/>
          <w:sz w:val="22"/>
          <w:szCs w:val="22"/>
          <w:lang w:eastAsia="en-US"/>
        </w:rPr>
        <w:t xml:space="preserve"> Systems &amp; Solutions</w:t>
      </w:r>
      <w:r w:rsidR="002F1635" w:rsidRPr="00B12D35">
        <w:rPr>
          <w:rFonts w:ascii="Times New Roman" w:hAnsi="Times New Roman"/>
          <w:sz w:val="22"/>
          <w:szCs w:val="22"/>
          <w:lang w:eastAsia="en-US"/>
        </w:rPr>
        <w:t>.</w:t>
      </w:r>
      <w:bookmarkStart w:id="116" w:name="_Toc529593780"/>
      <w:bookmarkStart w:id="117" w:name="_Toc531489376"/>
      <w:bookmarkStart w:id="118" w:name="_Toc67100202"/>
      <w:bookmarkStart w:id="119" w:name="_Toc75664211"/>
    </w:p>
    <w:p w14:paraId="0CA87AD9" w14:textId="23C5DD24" w:rsidR="00EA44EC" w:rsidRDefault="00EA44EC" w:rsidP="00EA44EC">
      <w:pPr>
        <w:pStyle w:val="Heading2"/>
        <w:numPr>
          <w:ilvl w:val="3"/>
          <w:numId w:val="2"/>
        </w:numPr>
        <w:rPr>
          <w:rFonts w:ascii="Times New Roman" w:hAnsi="Times New Roman"/>
          <w:sz w:val="22"/>
          <w:szCs w:val="22"/>
          <w:lang w:eastAsia="en-US"/>
        </w:rPr>
      </w:pPr>
      <w:r w:rsidRPr="00B12D35">
        <w:rPr>
          <w:rFonts w:ascii="Times New Roman" w:hAnsi="Times New Roman"/>
          <w:sz w:val="22"/>
          <w:szCs w:val="22"/>
          <w:lang w:eastAsia="en-US"/>
        </w:rPr>
        <w:t xml:space="preserve">All changes </w:t>
      </w:r>
      <w:proofErr w:type="gramStart"/>
      <w:r w:rsidRPr="00B12D35">
        <w:rPr>
          <w:rFonts w:ascii="Times New Roman" w:hAnsi="Times New Roman"/>
          <w:sz w:val="22"/>
          <w:szCs w:val="22"/>
          <w:lang w:eastAsia="en-US"/>
        </w:rPr>
        <w:t xml:space="preserve">to </w:t>
      </w:r>
      <w:r>
        <w:rPr>
          <w:rFonts w:ascii="Times New Roman" w:hAnsi="Times New Roman"/>
          <w:sz w:val="22"/>
          <w:szCs w:val="22"/>
          <w:lang w:eastAsia="en-US"/>
        </w:rPr>
        <w:t xml:space="preserve"> cash</w:t>
      </w:r>
      <w:proofErr w:type="gramEnd"/>
      <w:r>
        <w:rPr>
          <w:rFonts w:ascii="Times New Roman" w:hAnsi="Times New Roman"/>
          <w:sz w:val="22"/>
          <w:szCs w:val="22"/>
          <w:lang w:eastAsia="en-US"/>
        </w:rPr>
        <w:t xml:space="preserve"> collection android mobile application</w:t>
      </w:r>
      <w:r w:rsidRPr="00B12D35">
        <w:rPr>
          <w:rFonts w:ascii="Times New Roman" w:hAnsi="Times New Roman"/>
          <w:sz w:val="22"/>
          <w:szCs w:val="22"/>
          <w:lang w:eastAsia="en-US"/>
        </w:rPr>
        <w:t xml:space="preserve"> shall be clearly documented and shared with </w:t>
      </w:r>
      <w:proofErr w:type="spellStart"/>
      <w:r w:rsidRPr="00B12D35">
        <w:rPr>
          <w:rFonts w:ascii="Times New Roman" w:hAnsi="Times New Roman"/>
          <w:sz w:val="22"/>
          <w:szCs w:val="22"/>
          <w:lang w:eastAsia="en-US"/>
        </w:rPr>
        <w:t>TrimLine</w:t>
      </w:r>
      <w:proofErr w:type="spellEnd"/>
      <w:r w:rsidRPr="00B12D35">
        <w:rPr>
          <w:rFonts w:ascii="Times New Roman" w:hAnsi="Times New Roman"/>
          <w:sz w:val="22"/>
          <w:szCs w:val="22"/>
          <w:lang w:eastAsia="en-US"/>
        </w:rPr>
        <w:t xml:space="preserve"> Systems &amp; Solutions.</w:t>
      </w:r>
    </w:p>
    <w:p w14:paraId="25DE65E7" w14:textId="77777777" w:rsidR="00EA44EC" w:rsidRPr="00EA44EC" w:rsidRDefault="00EA44EC" w:rsidP="00EA44EC">
      <w:pPr>
        <w:rPr>
          <w:lang w:eastAsia="en-US"/>
        </w:rPr>
      </w:pPr>
    </w:p>
    <w:p w14:paraId="5C7AF996" w14:textId="4A505CCF" w:rsidR="000A3ABB" w:rsidRPr="00B12D35" w:rsidRDefault="001307DF" w:rsidP="00EA44EC">
      <w:pPr>
        <w:pStyle w:val="Heading2"/>
        <w:numPr>
          <w:ilvl w:val="3"/>
          <w:numId w:val="2"/>
        </w:numPr>
        <w:rPr>
          <w:rFonts w:ascii="Times New Roman" w:hAnsi="Times New Roman"/>
          <w:sz w:val="22"/>
          <w:szCs w:val="22"/>
          <w:lang w:eastAsia="en-US"/>
        </w:rPr>
      </w:pPr>
      <w:ins w:id="120" w:author="Brenda  Amondi Kiberenge" w:date="2019-09-12T12:03:00Z">
        <w:r w:rsidRPr="00B12D35">
          <w:rPr>
            <w:rFonts w:ascii="Times New Roman" w:hAnsi="Times New Roman"/>
            <w:sz w:val="22"/>
            <w:szCs w:val="22"/>
            <w:lang w:eastAsia="en-US"/>
          </w:rPr>
          <w:t xml:space="preserve"> </w:t>
        </w:r>
      </w:ins>
      <w:r w:rsidR="000A3ABB" w:rsidRPr="00B12D35">
        <w:rPr>
          <w:rFonts w:ascii="Times New Roman" w:hAnsi="Times New Roman"/>
          <w:sz w:val="22"/>
          <w:szCs w:val="22"/>
          <w:lang w:eastAsia="en-US"/>
        </w:rPr>
        <w:t xml:space="preserve">Effective support of in-scope services </w:t>
      </w:r>
      <w:r w:rsidR="002F1635" w:rsidRPr="00B12D35">
        <w:rPr>
          <w:rFonts w:ascii="Times New Roman" w:hAnsi="Times New Roman"/>
          <w:sz w:val="22"/>
          <w:szCs w:val="22"/>
          <w:lang w:eastAsia="en-US"/>
        </w:rPr>
        <w:t xml:space="preserve">shall </w:t>
      </w:r>
      <w:r w:rsidR="000A3ABB" w:rsidRPr="00B12D35">
        <w:rPr>
          <w:rFonts w:ascii="Times New Roman" w:hAnsi="Times New Roman"/>
          <w:sz w:val="22"/>
          <w:szCs w:val="22"/>
          <w:lang w:eastAsia="en-US"/>
        </w:rPr>
        <w:t xml:space="preserve">result </w:t>
      </w:r>
      <w:r w:rsidR="002F1635" w:rsidRPr="00B12D35">
        <w:rPr>
          <w:rFonts w:ascii="Times New Roman" w:hAnsi="Times New Roman"/>
          <w:sz w:val="22"/>
          <w:szCs w:val="22"/>
          <w:lang w:eastAsia="en-US"/>
        </w:rPr>
        <w:t xml:space="preserve">from </w:t>
      </w:r>
      <w:r w:rsidR="000A3ABB" w:rsidRPr="00B12D35">
        <w:rPr>
          <w:rFonts w:ascii="Times New Roman" w:hAnsi="Times New Roman"/>
          <w:sz w:val="22"/>
          <w:szCs w:val="22"/>
          <w:lang w:eastAsia="en-US"/>
        </w:rPr>
        <w:t>maintaining consistent service levels</w:t>
      </w:r>
      <w:r w:rsidR="002F1635" w:rsidRPr="00B12D35">
        <w:rPr>
          <w:rFonts w:ascii="Times New Roman" w:hAnsi="Times New Roman"/>
          <w:sz w:val="22"/>
          <w:szCs w:val="22"/>
          <w:lang w:eastAsia="en-US"/>
        </w:rPr>
        <w:t xml:space="preserve"> which shall be pegged </w:t>
      </w:r>
      <w:r w:rsidR="000A3ABB" w:rsidRPr="00B12D35">
        <w:rPr>
          <w:rFonts w:ascii="Times New Roman" w:hAnsi="Times New Roman"/>
          <w:sz w:val="22"/>
          <w:szCs w:val="22"/>
          <w:lang w:eastAsia="en-US"/>
        </w:rPr>
        <w:t>on service availability, monitoring of in-scope services and related components.</w:t>
      </w:r>
    </w:p>
    <w:p w14:paraId="665E8A4B" w14:textId="77777777" w:rsidR="000A3ABB" w:rsidRPr="00B12D35" w:rsidRDefault="000A3ABB">
      <w:pPr>
        <w:rPr>
          <w:rFonts w:ascii="Times New Roman" w:hAnsi="Times New Roman"/>
          <w:sz w:val="22"/>
          <w:szCs w:val="22"/>
        </w:rPr>
      </w:pPr>
    </w:p>
    <w:p w14:paraId="1EE72FEC" w14:textId="77777777" w:rsidR="006F376E" w:rsidRPr="006F376E" w:rsidRDefault="000A3ABB" w:rsidP="006F376E">
      <w:pPr>
        <w:pStyle w:val="Heading2"/>
        <w:rPr>
          <w:rFonts w:ascii="Times New Roman" w:hAnsi="Times New Roman"/>
          <w:sz w:val="22"/>
          <w:szCs w:val="22"/>
        </w:rPr>
      </w:pPr>
      <w:r w:rsidRPr="00B12D35">
        <w:rPr>
          <w:rFonts w:ascii="Times New Roman" w:hAnsi="Times New Roman"/>
          <w:b/>
          <w:sz w:val="22"/>
          <w:szCs w:val="22"/>
        </w:rPr>
        <w:lastRenderedPageBreak/>
        <w:t xml:space="preserve"> </w:t>
      </w:r>
      <w:bookmarkStart w:id="121" w:name="_Toc75664207"/>
      <w:bookmarkStart w:id="122" w:name="_Toc75930122"/>
      <w:bookmarkStart w:id="123" w:name="_Toc472331061"/>
      <w:r w:rsidRPr="00B12D35">
        <w:rPr>
          <w:rFonts w:ascii="Times New Roman" w:hAnsi="Times New Roman"/>
          <w:b/>
          <w:sz w:val="22"/>
          <w:szCs w:val="22"/>
        </w:rPr>
        <w:t xml:space="preserve">Service </w:t>
      </w:r>
      <w:bookmarkEnd w:id="121"/>
      <w:r w:rsidRPr="00B12D35">
        <w:rPr>
          <w:rFonts w:ascii="Times New Roman" w:hAnsi="Times New Roman"/>
          <w:b/>
          <w:sz w:val="22"/>
          <w:szCs w:val="22"/>
        </w:rPr>
        <w:t>Availability</w:t>
      </w:r>
      <w:bookmarkEnd w:id="122"/>
      <w:bookmarkEnd w:id="123"/>
    </w:p>
    <w:p w14:paraId="4B5AD493" w14:textId="77777777" w:rsidR="006F376E" w:rsidRDefault="000A3ABB">
      <w:pPr>
        <w:pStyle w:val="Heading2"/>
        <w:numPr>
          <w:ilvl w:val="2"/>
          <w:numId w:val="2"/>
        </w:numPr>
        <w:rPr>
          <w:rFonts w:ascii="Times New Roman" w:hAnsi="Times New Roman"/>
          <w:sz w:val="22"/>
          <w:szCs w:val="22"/>
        </w:rPr>
        <w:pPrChange w:id="124" w:author="Brenda  Amondi Kiberenge" w:date="2019-09-12T12:04:00Z">
          <w:pPr>
            <w:numPr>
              <w:numId w:val="22"/>
            </w:numPr>
            <w:ind w:left="1800" w:hanging="360"/>
            <w:jc w:val="both"/>
          </w:pPr>
        </w:pPrChange>
      </w:pPr>
      <w:r w:rsidRPr="006F376E">
        <w:rPr>
          <w:rFonts w:ascii="Times New Roman" w:hAnsi="Times New Roman"/>
          <w:sz w:val="22"/>
          <w:szCs w:val="22"/>
        </w:rPr>
        <w:t>Coverage parameters specific to the service(s) covered in this Agreement are as follows:</w:t>
      </w:r>
    </w:p>
    <w:p w14:paraId="0FB9A9C2" w14:textId="2676420A" w:rsidR="008312CC" w:rsidRPr="006F376E" w:rsidRDefault="008312CC" w:rsidP="006F376E">
      <w:pPr>
        <w:pStyle w:val="Heading2"/>
        <w:numPr>
          <w:ilvl w:val="3"/>
          <w:numId w:val="2"/>
        </w:numPr>
        <w:rPr>
          <w:rFonts w:ascii="Times New Roman" w:hAnsi="Times New Roman"/>
          <w:sz w:val="22"/>
          <w:szCs w:val="22"/>
        </w:rPr>
      </w:pPr>
      <w:r w:rsidRPr="006F376E">
        <w:rPr>
          <w:rFonts w:ascii="Times New Roman" w:hAnsi="Times New Roman"/>
          <w:sz w:val="22"/>
          <w:szCs w:val="22"/>
        </w:rPr>
        <w:t xml:space="preserve">Telephone </w:t>
      </w:r>
      <w:r w:rsidR="007021B5" w:rsidRPr="006F376E">
        <w:rPr>
          <w:rFonts w:ascii="Times New Roman" w:hAnsi="Times New Roman"/>
          <w:sz w:val="22"/>
          <w:szCs w:val="22"/>
        </w:rPr>
        <w:t>support:</w:t>
      </w:r>
      <w:r w:rsidRPr="006F376E">
        <w:rPr>
          <w:rFonts w:ascii="Times New Roman" w:hAnsi="Times New Roman"/>
          <w:sz w:val="22"/>
          <w:szCs w:val="22"/>
        </w:rPr>
        <w:t xml:space="preserve"> </w:t>
      </w:r>
      <w:r w:rsidR="007021B5">
        <w:rPr>
          <w:rFonts w:ascii="Times New Roman" w:hAnsi="Times New Roman"/>
          <w:sz w:val="22"/>
          <w:szCs w:val="22"/>
        </w:rPr>
        <w:t>24 hours 7 days a week.</w:t>
      </w:r>
    </w:p>
    <w:p w14:paraId="60B2348B" w14:textId="49762820" w:rsidR="00C1141B" w:rsidRPr="00B12D35" w:rsidRDefault="008312CC" w:rsidP="00087E3C">
      <w:pPr>
        <w:ind w:left="1800"/>
        <w:jc w:val="both"/>
        <w:rPr>
          <w:rFonts w:ascii="Times New Roman" w:hAnsi="Times New Roman"/>
          <w:sz w:val="22"/>
          <w:szCs w:val="22"/>
        </w:rPr>
      </w:pPr>
      <w:r w:rsidRPr="00B12D35">
        <w:rPr>
          <w:rFonts w:ascii="Times New Roman" w:hAnsi="Times New Roman"/>
          <w:sz w:val="22"/>
          <w:szCs w:val="22"/>
        </w:rPr>
        <w:t>Calls received out of office hours will be forwarded to a mobile phone and best efforts will be made to answer / action the call, however there will be a backup answer phone service</w:t>
      </w:r>
      <w:ins w:id="125" w:author="Brenda  Amondi Kiberenge" w:date="2019-09-12T12:06:00Z">
        <w:r w:rsidR="00C7601C" w:rsidRPr="00B12D35">
          <w:rPr>
            <w:rFonts w:ascii="Times New Roman" w:hAnsi="Times New Roman"/>
            <w:sz w:val="22"/>
            <w:szCs w:val="22"/>
          </w:rPr>
          <w:t>.</w:t>
        </w:r>
      </w:ins>
    </w:p>
    <w:p w14:paraId="2F969F43" w14:textId="77777777" w:rsidR="003570CF" w:rsidRPr="00B12D35" w:rsidRDefault="003570CF" w:rsidP="00087E3C">
      <w:pPr>
        <w:ind w:left="2880"/>
        <w:jc w:val="both"/>
        <w:rPr>
          <w:rFonts w:ascii="Times New Roman" w:hAnsi="Times New Roman"/>
          <w:sz w:val="22"/>
          <w:szCs w:val="22"/>
        </w:rPr>
      </w:pPr>
    </w:p>
    <w:p w14:paraId="3CE47EE8" w14:textId="323467C7" w:rsidR="007021B5" w:rsidRDefault="008312CC" w:rsidP="002E5F1B">
      <w:pPr>
        <w:pStyle w:val="Heading2"/>
        <w:numPr>
          <w:ilvl w:val="3"/>
          <w:numId w:val="2"/>
        </w:numPr>
        <w:ind w:left="1800"/>
        <w:jc w:val="both"/>
        <w:rPr>
          <w:rFonts w:ascii="Times New Roman" w:hAnsi="Times New Roman"/>
          <w:sz w:val="22"/>
          <w:szCs w:val="22"/>
        </w:rPr>
      </w:pPr>
      <w:r w:rsidRPr="007021B5">
        <w:rPr>
          <w:rFonts w:ascii="Times New Roman" w:hAnsi="Times New Roman"/>
          <w:sz w:val="22"/>
          <w:szCs w:val="22"/>
        </w:rPr>
        <w:t>Email support</w:t>
      </w:r>
      <w:r w:rsidR="0059004E" w:rsidRPr="007021B5">
        <w:rPr>
          <w:rFonts w:ascii="Times New Roman" w:hAnsi="Times New Roman"/>
          <w:sz w:val="22"/>
          <w:szCs w:val="22"/>
        </w:rPr>
        <w:t xml:space="preserve">: </w:t>
      </w:r>
      <w:r w:rsidR="007021B5">
        <w:rPr>
          <w:rFonts w:ascii="Times New Roman" w:hAnsi="Times New Roman"/>
          <w:sz w:val="22"/>
          <w:szCs w:val="22"/>
        </w:rPr>
        <w:t>24 hours 7 days a week.</w:t>
      </w:r>
    </w:p>
    <w:p w14:paraId="4D1C1D50" w14:textId="27FA0026" w:rsidR="004B141B" w:rsidRPr="007021B5" w:rsidRDefault="0059004E" w:rsidP="007021B5">
      <w:pPr>
        <w:pStyle w:val="Heading2"/>
        <w:numPr>
          <w:ilvl w:val="0"/>
          <w:numId w:val="0"/>
        </w:numPr>
        <w:ind w:left="1800"/>
        <w:jc w:val="both"/>
        <w:rPr>
          <w:rFonts w:ascii="Times New Roman" w:hAnsi="Times New Roman"/>
          <w:sz w:val="22"/>
          <w:szCs w:val="22"/>
        </w:rPr>
      </w:pPr>
      <w:r w:rsidRPr="007021B5">
        <w:rPr>
          <w:rFonts w:ascii="Times New Roman" w:hAnsi="Times New Roman"/>
          <w:sz w:val="22"/>
          <w:szCs w:val="22"/>
        </w:rPr>
        <w:t xml:space="preserve">Emails received outside of office hours will be collected, </w:t>
      </w:r>
      <w:r w:rsidR="009A416F" w:rsidRPr="007021B5">
        <w:rPr>
          <w:rFonts w:ascii="Times New Roman" w:hAnsi="Times New Roman"/>
          <w:sz w:val="22"/>
          <w:szCs w:val="22"/>
        </w:rPr>
        <w:t xml:space="preserve">appropriate </w:t>
      </w:r>
      <w:r w:rsidRPr="007021B5">
        <w:rPr>
          <w:rFonts w:ascii="Times New Roman" w:hAnsi="Times New Roman"/>
          <w:sz w:val="22"/>
          <w:szCs w:val="22"/>
        </w:rPr>
        <w:t xml:space="preserve">action </w:t>
      </w:r>
      <w:r w:rsidR="009A416F" w:rsidRPr="007021B5">
        <w:rPr>
          <w:rFonts w:ascii="Times New Roman" w:hAnsi="Times New Roman"/>
          <w:sz w:val="22"/>
          <w:szCs w:val="22"/>
        </w:rPr>
        <w:t>will be taken depending on the urgency of support call.</w:t>
      </w:r>
    </w:p>
    <w:p w14:paraId="4A9D57F5" w14:textId="31EFCFF9" w:rsidR="004B141B" w:rsidRPr="00B12D35" w:rsidRDefault="00C7601C">
      <w:pPr>
        <w:pStyle w:val="Heading2"/>
        <w:numPr>
          <w:ilvl w:val="3"/>
          <w:numId w:val="2"/>
        </w:numPr>
        <w:rPr>
          <w:rFonts w:ascii="Times New Roman" w:hAnsi="Times New Roman"/>
          <w:sz w:val="22"/>
          <w:szCs w:val="22"/>
        </w:rPr>
        <w:pPrChange w:id="126" w:author="Brenda  Amondi Kiberenge" w:date="2019-09-12T12:07:00Z">
          <w:pPr>
            <w:numPr>
              <w:numId w:val="22"/>
            </w:numPr>
            <w:ind w:left="1800" w:hanging="360"/>
            <w:jc w:val="both"/>
          </w:pPr>
        </w:pPrChange>
      </w:pPr>
      <w:ins w:id="127" w:author="Brenda  Amondi Kiberenge" w:date="2019-09-12T12:07:00Z">
        <w:r w:rsidRPr="00B12D35">
          <w:rPr>
            <w:rFonts w:ascii="Times New Roman" w:hAnsi="Times New Roman"/>
            <w:sz w:val="22"/>
            <w:szCs w:val="22"/>
          </w:rPr>
          <w:t>4.5.1.3</w:t>
        </w:r>
      </w:ins>
      <w:ins w:id="128" w:author="Brenda  Amondi Kiberenge" w:date="2019-09-12T12:08:00Z">
        <w:r w:rsidRPr="00B12D35">
          <w:rPr>
            <w:rFonts w:ascii="Times New Roman" w:hAnsi="Times New Roman"/>
            <w:sz w:val="22"/>
            <w:szCs w:val="22"/>
          </w:rPr>
          <w:t xml:space="preserve"> </w:t>
        </w:r>
      </w:ins>
      <w:r w:rsidR="004B141B" w:rsidRPr="00B12D35">
        <w:rPr>
          <w:rFonts w:ascii="Times New Roman" w:hAnsi="Times New Roman"/>
          <w:sz w:val="22"/>
          <w:szCs w:val="22"/>
        </w:rPr>
        <w:t xml:space="preserve">Onsite assistance guaranteed within </w:t>
      </w:r>
      <w:r w:rsidR="005D6313" w:rsidRPr="00B12D35">
        <w:rPr>
          <w:rFonts w:ascii="Times New Roman" w:hAnsi="Times New Roman"/>
          <w:sz w:val="22"/>
          <w:szCs w:val="22"/>
        </w:rPr>
        <w:t>24</w:t>
      </w:r>
      <w:r w:rsidR="004B141B" w:rsidRPr="00B12D35">
        <w:rPr>
          <w:rFonts w:ascii="Times New Roman" w:hAnsi="Times New Roman"/>
          <w:sz w:val="22"/>
          <w:szCs w:val="22"/>
        </w:rPr>
        <w:t xml:space="preserve"> hours</w:t>
      </w:r>
      <w:r w:rsidR="00B31317" w:rsidRPr="00B12D35">
        <w:rPr>
          <w:rFonts w:ascii="Times New Roman" w:hAnsi="Times New Roman"/>
          <w:sz w:val="22"/>
          <w:szCs w:val="22"/>
        </w:rPr>
        <w:t xml:space="preserve"> during the business week</w:t>
      </w:r>
    </w:p>
    <w:bookmarkEnd w:id="116"/>
    <w:bookmarkEnd w:id="117"/>
    <w:bookmarkEnd w:id="118"/>
    <w:bookmarkEnd w:id="119"/>
    <w:p w14:paraId="02638BD7" w14:textId="77777777" w:rsidR="000A3ABB" w:rsidRPr="00B12D35" w:rsidRDefault="000A3ABB" w:rsidP="00087E3C">
      <w:pPr>
        <w:pStyle w:val="BodyText"/>
        <w:rPr>
          <w:rFonts w:ascii="Times New Roman" w:hAnsi="Times New Roman"/>
          <w:sz w:val="22"/>
          <w:szCs w:val="22"/>
        </w:rPr>
      </w:pPr>
    </w:p>
    <w:p w14:paraId="7DD197D8" w14:textId="77777777" w:rsidR="006F376E" w:rsidRPr="006F376E" w:rsidRDefault="000A3ABB">
      <w:pPr>
        <w:pStyle w:val="Heading2"/>
        <w:rPr>
          <w:rFonts w:ascii="Times New Roman" w:hAnsi="Times New Roman"/>
          <w:i/>
          <w:sz w:val="22"/>
          <w:szCs w:val="22"/>
        </w:rPr>
        <w:pPrChange w:id="129" w:author="Brenda  Amondi Kiberenge" w:date="2019-09-12T12:08:00Z">
          <w:pPr>
            <w:numPr>
              <w:ilvl w:val="1"/>
              <w:numId w:val="22"/>
            </w:numPr>
            <w:ind w:left="1440" w:hanging="360"/>
            <w:jc w:val="both"/>
          </w:pPr>
        </w:pPrChange>
      </w:pPr>
      <w:bookmarkStart w:id="130" w:name="_Toc503156632"/>
      <w:bookmarkStart w:id="131" w:name="_Toc503156696"/>
      <w:bookmarkStart w:id="132" w:name="_Toc503156747"/>
      <w:bookmarkStart w:id="133" w:name="_Toc503671487"/>
      <w:bookmarkStart w:id="134" w:name="_Toc503674442"/>
      <w:bookmarkStart w:id="135" w:name="_Toc504366414"/>
      <w:bookmarkStart w:id="136" w:name="_Toc504449146"/>
      <w:bookmarkStart w:id="137" w:name="_Toc506001057"/>
      <w:bookmarkStart w:id="138" w:name="_Toc513861521"/>
      <w:bookmarkStart w:id="139" w:name="_Toc513861662"/>
      <w:bookmarkStart w:id="140" w:name="_Toc513861775"/>
      <w:bookmarkStart w:id="141" w:name="_Toc514138110"/>
      <w:bookmarkStart w:id="142" w:name="_Toc515072834"/>
      <w:bookmarkStart w:id="143" w:name="_Toc518798646"/>
      <w:bookmarkStart w:id="144" w:name="_Toc518806028"/>
      <w:bookmarkStart w:id="145" w:name="_Toc518806342"/>
      <w:bookmarkStart w:id="146" w:name="_Toc518806463"/>
      <w:bookmarkStart w:id="147" w:name="_Toc518806516"/>
      <w:bookmarkStart w:id="148" w:name="_Toc518806708"/>
      <w:bookmarkStart w:id="149" w:name="_Toc518806864"/>
      <w:bookmarkStart w:id="150" w:name="_Toc520512731"/>
      <w:bookmarkStart w:id="151" w:name="_Ref523636707"/>
      <w:bookmarkStart w:id="152" w:name="_Ref523636731"/>
      <w:bookmarkStart w:id="153" w:name="_Toc523638672"/>
      <w:bookmarkStart w:id="154" w:name="_Toc523639932"/>
      <w:bookmarkStart w:id="155" w:name="_Toc523639957"/>
      <w:bookmarkStart w:id="156" w:name="_Ref523897897"/>
      <w:bookmarkStart w:id="157" w:name="_Ref525359900"/>
      <w:bookmarkStart w:id="158" w:name="_Toc525364278"/>
      <w:bookmarkStart w:id="159" w:name="_Toc527341426"/>
      <w:bookmarkStart w:id="160" w:name="_Toc529593782"/>
      <w:bookmarkStart w:id="161" w:name="_Toc531489378"/>
      <w:bookmarkStart w:id="162" w:name="_Toc67100204"/>
      <w:r w:rsidRPr="00B12D35">
        <w:rPr>
          <w:rFonts w:ascii="Times New Roman" w:hAnsi="Times New Roman"/>
          <w:b/>
          <w:sz w:val="22"/>
          <w:szCs w:val="22"/>
        </w:rPr>
        <w:t xml:space="preserve">  </w:t>
      </w:r>
      <w:bookmarkStart w:id="163" w:name="_Toc75664214"/>
      <w:bookmarkStart w:id="164" w:name="_Toc75930126"/>
      <w:bookmarkStart w:id="165" w:name="_Toc472331062"/>
      <w:r w:rsidRPr="00B12D35">
        <w:rPr>
          <w:rFonts w:ascii="Times New Roman" w:hAnsi="Times New Roman"/>
          <w:b/>
          <w:sz w:val="22"/>
          <w:szCs w:val="22"/>
        </w:rPr>
        <w:t xml:space="preserve">Service </w:t>
      </w:r>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r w:rsidRPr="00B12D35">
        <w:rPr>
          <w:rFonts w:ascii="Times New Roman" w:hAnsi="Times New Roman"/>
          <w:b/>
          <w:sz w:val="22"/>
          <w:szCs w:val="22"/>
        </w:rPr>
        <w:t>Requests</w:t>
      </w:r>
      <w:bookmarkEnd w:id="163"/>
      <w:bookmarkEnd w:id="164"/>
      <w:bookmarkEnd w:id="165"/>
    </w:p>
    <w:p w14:paraId="2BC97013" w14:textId="2A0777FF" w:rsidR="006F376E" w:rsidRPr="006F376E" w:rsidRDefault="000A3ABB">
      <w:pPr>
        <w:pStyle w:val="Heading2"/>
        <w:numPr>
          <w:ilvl w:val="2"/>
          <w:numId w:val="2"/>
        </w:numPr>
        <w:rPr>
          <w:rFonts w:ascii="Times New Roman" w:hAnsi="Times New Roman"/>
          <w:i/>
          <w:sz w:val="22"/>
          <w:szCs w:val="22"/>
        </w:rPr>
        <w:pPrChange w:id="166" w:author="Brenda  Amondi Kiberenge" w:date="2019-09-12T12:08:00Z">
          <w:pPr>
            <w:numPr>
              <w:numId w:val="24"/>
            </w:numPr>
            <w:ind w:left="1800" w:hanging="360"/>
          </w:pPr>
        </w:pPrChange>
      </w:pPr>
      <w:r w:rsidRPr="006F376E">
        <w:rPr>
          <w:rFonts w:ascii="Times New Roman" w:hAnsi="Times New Roman"/>
          <w:sz w:val="22"/>
          <w:szCs w:val="22"/>
        </w:rPr>
        <w:t xml:space="preserve">In support of services outlined in this Agreement, the Service Provider will respond to </w:t>
      </w:r>
      <w:proofErr w:type="gramStart"/>
      <w:r w:rsidRPr="006F376E">
        <w:rPr>
          <w:rFonts w:ascii="Times New Roman" w:hAnsi="Times New Roman"/>
          <w:sz w:val="22"/>
          <w:szCs w:val="22"/>
        </w:rPr>
        <w:t>service related</w:t>
      </w:r>
      <w:proofErr w:type="gramEnd"/>
      <w:r w:rsidRPr="006F376E">
        <w:rPr>
          <w:rFonts w:ascii="Times New Roman" w:hAnsi="Times New Roman"/>
          <w:sz w:val="22"/>
          <w:szCs w:val="22"/>
        </w:rPr>
        <w:t xml:space="preserve"> incidents and/or requests submitted by the </w:t>
      </w:r>
      <w:proofErr w:type="spellStart"/>
      <w:r w:rsidR="00201D91">
        <w:rPr>
          <w:rFonts w:ascii="Times New Roman" w:hAnsi="Times New Roman"/>
          <w:sz w:val="22"/>
          <w:szCs w:val="22"/>
        </w:rPr>
        <w:t>Embassava</w:t>
      </w:r>
      <w:proofErr w:type="spellEnd"/>
      <w:r w:rsidR="00201D91">
        <w:rPr>
          <w:rFonts w:ascii="Times New Roman" w:hAnsi="Times New Roman"/>
          <w:sz w:val="22"/>
          <w:szCs w:val="22"/>
        </w:rPr>
        <w:t xml:space="preserve"> Sacco Ltd</w:t>
      </w:r>
      <w:r w:rsidRPr="006F376E">
        <w:rPr>
          <w:rFonts w:ascii="Times New Roman" w:hAnsi="Times New Roman"/>
          <w:sz w:val="22"/>
          <w:szCs w:val="22"/>
        </w:rPr>
        <w:t xml:space="preserve"> within the following time frames: </w:t>
      </w:r>
    </w:p>
    <w:p w14:paraId="7F27412A" w14:textId="77777777" w:rsidR="006F376E" w:rsidRPr="006F376E" w:rsidRDefault="007626F0">
      <w:pPr>
        <w:pStyle w:val="Heading2"/>
        <w:numPr>
          <w:ilvl w:val="3"/>
          <w:numId w:val="2"/>
        </w:numPr>
        <w:rPr>
          <w:rFonts w:ascii="Times New Roman" w:hAnsi="Times New Roman"/>
          <w:i/>
          <w:sz w:val="22"/>
          <w:szCs w:val="22"/>
        </w:rPr>
        <w:pPrChange w:id="167" w:author="Brenda  Amondi Kiberenge" w:date="2019-09-12T12:08:00Z">
          <w:pPr>
            <w:numPr>
              <w:numId w:val="24"/>
            </w:numPr>
            <w:ind w:left="1800" w:hanging="360"/>
          </w:pPr>
        </w:pPrChange>
      </w:pPr>
      <w:r w:rsidRPr="006F376E">
        <w:rPr>
          <w:rFonts w:ascii="Times New Roman" w:hAnsi="Times New Roman"/>
          <w:sz w:val="22"/>
          <w:szCs w:val="22"/>
        </w:rPr>
        <w:t>0</w:t>
      </w:r>
      <w:r w:rsidR="00BC654A" w:rsidRPr="006F376E">
        <w:rPr>
          <w:rFonts w:ascii="Times New Roman" w:hAnsi="Times New Roman"/>
          <w:sz w:val="22"/>
          <w:szCs w:val="22"/>
        </w:rPr>
        <w:t>-6</w:t>
      </w:r>
      <w:r w:rsidR="000A3ABB" w:rsidRPr="006F376E">
        <w:rPr>
          <w:rFonts w:ascii="Times New Roman" w:hAnsi="Times New Roman"/>
          <w:sz w:val="22"/>
          <w:szCs w:val="22"/>
        </w:rPr>
        <w:t xml:space="preserve"> hours (during business hours) for issues classified as High priority.</w:t>
      </w:r>
    </w:p>
    <w:p w14:paraId="24CE3A1E" w14:textId="77777777" w:rsidR="006F376E" w:rsidRPr="006F376E" w:rsidRDefault="00E745BD">
      <w:pPr>
        <w:pStyle w:val="Heading2"/>
        <w:numPr>
          <w:ilvl w:val="3"/>
          <w:numId w:val="2"/>
        </w:numPr>
        <w:rPr>
          <w:rFonts w:ascii="Times New Roman" w:hAnsi="Times New Roman"/>
          <w:i/>
          <w:sz w:val="22"/>
          <w:szCs w:val="22"/>
        </w:rPr>
        <w:pPrChange w:id="168" w:author="Brenda  Amondi Kiberenge" w:date="2019-09-12T12:09:00Z">
          <w:pPr>
            <w:numPr>
              <w:numId w:val="24"/>
            </w:numPr>
            <w:ind w:left="1800" w:hanging="360"/>
          </w:pPr>
        </w:pPrChange>
      </w:pPr>
      <w:r w:rsidRPr="006F376E">
        <w:rPr>
          <w:rFonts w:ascii="Times New Roman" w:hAnsi="Times New Roman"/>
          <w:sz w:val="22"/>
          <w:szCs w:val="22"/>
        </w:rPr>
        <w:t xml:space="preserve">Within </w:t>
      </w:r>
      <w:r w:rsidR="00BC654A" w:rsidRPr="006F376E">
        <w:rPr>
          <w:rFonts w:ascii="Times New Roman" w:hAnsi="Times New Roman"/>
          <w:sz w:val="22"/>
          <w:szCs w:val="22"/>
        </w:rPr>
        <w:t xml:space="preserve">36 </w:t>
      </w:r>
      <w:r w:rsidR="00F129DF" w:rsidRPr="006F376E">
        <w:rPr>
          <w:rFonts w:ascii="Times New Roman" w:hAnsi="Times New Roman"/>
          <w:sz w:val="22"/>
          <w:szCs w:val="22"/>
        </w:rPr>
        <w:t>hours</w:t>
      </w:r>
      <w:r w:rsidR="000A3ABB" w:rsidRPr="006F376E">
        <w:rPr>
          <w:rFonts w:ascii="Times New Roman" w:hAnsi="Times New Roman"/>
          <w:sz w:val="22"/>
          <w:szCs w:val="22"/>
        </w:rPr>
        <w:t xml:space="preserve"> for issues classified as </w:t>
      </w:r>
      <w:proofErr w:type="gramStart"/>
      <w:r w:rsidR="000A3ABB" w:rsidRPr="006F376E">
        <w:rPr>
          <w:rFonts w:ascii="Times New Roman" w:hAnsi="Times New Roman"/>
          <w:sz w:val="22"/>
          <w:szCs w:val="22"/>
        </w:rPr>
        <w:t>Medium</w:t>
      </w:r>
      <w:proofErr w:type="gramEnd"/>
      <w:r w:rsidR="000A3ABB" w:rsidRPr="006F376E">
        <w:rPr>
          <w:rFonts w:ascii="Times New Roman" w:hAnsi="Times New Roman"/>
          <w:sz w:val="22"/>
          <w:szCs w:val="22"/>
        </w:rPr>
        <w:t xml:space="preserve"> priority.</w:t>
      </w:r>
    </w:p>
    <w:p w14:paraId="139858C0" w14:textId="77777777" w:rsidR="007021B5" w:rsidRPr="007021B5" w:rsidRDefault="00E745BD">
      <w:pPr>
        <w:pStyle w:val="Heading2"/>
        <w:numPr>
          <w:ilvl w:val="3"/>
          <w:numId w:val="2"/>
        </w:numPr>
        <w:rPr>
          <w:rFonts w:ascii="Times New Roman" w:hAnsi="Times New Roman"/>
          <w:i/>
          <w:sz w:val="22"/>
          <w:szCs w:val="22"/>
        </w:rPr>
        <w:pPrChange w:id="169" w:author="Brenda  Amondi Kiberenge" w:date="2019-09-12T12:08:00Z">
          <w:pPr>
            <w:numPr>
              <w:ilvl w:val="1"/>
              <w:numId w:val="22"/>
            </w:numPr>
            <w:ind w:left="1440" w:hanging="360"/>
          </w:pPr>
        </w:pPrChange>
      </w:pPr>
      <w:r w:rsidRPr="006F376E">
        <w:rPr>
          <w:rFonts w:ascii="Times New Roman" w:hAnsi="Times New Roman"/>
          <w:sz w:val="22"/>
          <w:szCs w:val="22"/>
        </w:rPr>
        <w:t xml:space="preserve">Within </w:t>
      </w:r>
      <w:r w:rsidR="009A416F" w:rsidRPr="006F376E">
        <w:rPr>
          <w:rFonts w:ascii="Times New Roman" w:hAnsi="Times New Roman"/>
          <w:sz w:val="22"/>
          <w:szCs w:val="22"/>
        </w:rPr>
        <w:t>10</w:t>
      </w:r>
      <w:r w:rsidRPr="006F376E">
        <w:rPr>
          <w:rFonts w:ascii="Times New Roman" w:hAnsi="Times New Roman"/>
          <w:sz w:val="22"/>
          <w:szCs w:val="22"/>
        </w:rPr>
        <w:t xml:space="preserve"> working days</w:t>
      </w:r>
      <w:r w:rsidR="000A3ABB" w:rsidRPr="006F376E">
        <w:rPr>
          <w:rFonts w:ascii="Times New Roman" w:hAnsi="Times New Roman"/>
          <w:sz w:val="22"/>
          <w:szCs w:val="22"/>
        </w:rPr>
        <w:t xml:space="preserve"> for issues classified as Low priority.</w:t>
      </w:r>
    </w:p>
    <w:p w14:paraId="7F1BA886" w14:textId="75E80A09" w:rsidR="005F0D1B" w:rsidRPr="007021B5" w:rsidRDefault="00C7601C" w:rsidP="007021B5">
      <w:pPr>
        <w:pStyle w:val="Heading2"/>
        <w:numPr>
          <w:ilvl w:val="2"/>
          <w:numId w:val="2"/>
        </w:numPr>
        <w:rPr>
          <w:rFonts w:ascii="Times New Roman" w:hAnsi="Times New Roman"/>
          <w:i/>
          <w:sz w:val="22"/>
          <w:szCs w:val="22"/>
        </w:rPr>
      </w:pPr>
      <w:ins w:id="170" w:author="Brenda  Amondi Kiberenge" w:date="2019-09-12T12:08:00Z">
        <w:r w:rsidRPr="007021B5">
          <w:rPr>
            <w:rFonts w:ascii="Times New Roman" w:hAnsi="Times New Roman"/>
            <w:sz w:val="22"/>
            <w:szCs w:val="22"/>
          </w:rPr>
          <w:t xml:space="preserve"> </w:t>
        </w:r>
      </w:ins>
      <w:r w:rsidR="00D13C60" w:rsidRPr="007021B5">
        <w:rPr>
          <w:rFonts w:ascii="Times New Roman" w:hAnsi="Times New Roman"/>
          <w:sz w:val="22"/>
          <w:szCs w:val="22"/>
        </w:rPr>
        <w:t xml:space="preserve">However, </w:t>
      </w:r>
      <w:r w:rsidR="005F0D1B" w:rsidRPr="007021B5">
        <w:rPr>
          <w:rFonts w:ascii="Times New Roman" w:hAnsi="Times New Roman"/>
          <w:sz w:val="22"/>
          <w:szCs w:val="22"/>
        </w:rPr>
        <w:t xml:space="preserve">Remote assistance </w:t>
      </w:r>
      <w:r w:rsidR="00D13C60" w:rsidRPr="007021B5">
        <w:rPr>
          <w:rFonts w:ascii="Times New Roman" w:hAnsi="Times New Roman"/>
          <w:sz w:val="22"/>
          <w:szCs w:val="22"/>
        </w:rPr>
        <w:t xml:space="preserve">shall </w:t>
      </w:r>
      <w:r w:rsidR="005F0D1B" w:rsidRPr="007021B5">
        <w:rPr>
          <w:rFonts w:ascii="Times New Roman" w:hAnsi="Times New Roman"/>
          <w:sz w:val="22"/>
          <w:szCs w:val="22"/>
        </w:rPr>
        <w:t>be provided in</w:t>
      </w:r>
      <w:r w:rsidR="00683964" w:rsidRPr="007021B5">
        <w:rPr>
          <w:rFonts w:ascii="Times New Roman" w:hAnsi="Times New Roman"/>
          <w:sz w:val="22"/>
          <w:szCs w:val="22"/>
        </w:rPr>
        <w:t xml:space="preserve"> </w:t>
      </w:r>
      <w:r w:rsidR="005F0D1B" w:rsidRPr="007021B5">
        <w:rPr>
          <w:rFonts w:ascii="Times New Roman" w:hAnsi="Times New Roman"/>
          <w:sz w:val="22"/>
          <w:szCs w:val="22"/>
        </w:rPr>
        <w:t xml:space="preserve">line with the above </w:t>
      </w:r>
      <w:proofErr w:type="gramStart"/>
      <w:r w:rsidR="005F0D1B" w:rsidRPr="007021B5">
        <w:rPr>
          <w:rFonts w:ascii="Times New Roman" w:hAnsi="Times New Roman"/>
          <w:sz w:val="22"/>
          <w:szCs w:val="22"/>
        </w:rPr>
        <w:t>timescales</w:t>
      </w:r>
      <w:proofErr w:type="gramEnd"/>
      <w:r w:rsidR="005F0D1B" w:rsidRPr="007021B5">
        <w:rPr>
          <w:rFonts w:ascii="Times New Roman" w:hAnsi="Times New Roman"/>
          <w:sz w:val="22"/>
          <w:szCs w:val="22"/>
        </w:rPr>
        <w:t xml:space="preserve"> dependent on the priority of the support request.</w:t>
      </w:r>
    </w:p>
    <w:p w14:paraId="631D0894" w14:textId="6DE95EE3" w:rsidR="00D13C60" w:rsidRPr="00B12D35" w:rsidRDefault="00D13C60" w:rsidP="00087E3C">
      <w:pPr>
        <w:pStyle w:val="Heading1"/>
        <w:numPr>
          <w:ilvl w:val="0"/>
          <w:numId w:val="0"/>
        </w:numPr>
        <w:rPr>
          <w:rFonts w:ascii="Times New Roman" w:hAnsi="Times New Roman"/>
          <w:sz w:val="22"/>
          <w:szCs w:val="22"/>
        </w:rPr>
      </w:pPr>
      <w:r w:rsidRPr="00B12D35">
        <w:rPr>
          <w:rFonts w:ascii="Times New Roman" w:hAnsi="Times New Roman"/>
          <w:sz w:val="22"/>
          <w:szCs w:val="22"/>
        </w:rPr>
        <w:t>5. Payments</w:t>
      </w:r>
    </w:p>
    <w:p w14:paraId="6BDEF5E5" w14:textId="77777777" w:rsidR="00D13C60" w:rsidRPr="00B12D35" w:rsidRDefault="00D13C60" w:rsidP="00087E3C">
      <w:pPr>
        <w:pStyle w:val="Heading1"/>
        <w:numPr>
          <w:ilvl w:val="0"/>
          <w:numId w:val="0"/>
        </w:numPr>
        <w:rPr>
          <w:rFonts w:ascii="Times New Roman" w:hAnsi="Times New Roman"/>
          <w:b w:val="0"/>
          <w:sz w:val="22"/>
          <w:szCs w:val="22"/>
        </w:rPr>
      </w:pPr>
      <w:r w:rsidRPr="00B12D35">
        <w:rPr>
          <w:rFonts w:ascii="Times New Roman" w:hAnsi="Times New Roman"/>
          <w:b w:val="0"/>
          <w:sz w:val="22"/>
          <w:szCs w:val="22"/>
        </w:rPr>
        <w:t xml:space="preserve">5.1 </w:t>
      </w:r>
      <w:r w:rsidRPr="00B12D35">
        <w:rPr>
          <w:rFonts w:ascii="Times New Roman" w:hAnsi="Times New Roman"/>
          <w:sz w:val="22"/>
          <w:szCs w:val="22"/>
        </w:rPr>
        <w:t>Support fees and Annual cost</w:t>
      </w:r>
    </w:p>
    <w:p w14:paraId="638C541D" w14:textId="2AC677CF" w:rsidR="00223106" w:rsidRDefault="00D13C60" w:rsidP="00087E3C">
      <w:pPr>
        <w:pStyle w:val="Heading1"/>
        <w:numPr>
          <w:ilvl w:val="0"/>
          <w:numId w:val="0"/>
        </w:numPr>
        <w:spacing w:before="0"/>
        <w:rPr>
          <w:rFonts w:ascii="Times New Roman" w:hAnsi="Times New Roman"/>
          <w:sz w:val="22"/>
          <w:szCs w:val="22"/>
        </w:rPr>
      </w:pPr>
      <w:r w:rsidRPr="00B12D35">
        <w:rPr>
          <w:rFonts w:ascii="Times New Roman" w:hAnsi="Times New Roman"/>
          <w:b w:val="0"/>
          <w:sz w:val="22"/>
          <w:szCs w:val="22"/>
        </w:rPr>
        <w:t xml:space="preserve">Payment for the services offered by </w:t>
      </w:r>
      <w:proofErr w:type="spellStart"/>
      <w:r w:rsidR="009642B0" w:rsidRPr="00B12D35">
        <w:rPr>
          <w:rFonts w:ascii="Times New Roman" w:hAnsi="Times New Roman"/>
          <w:b w:val="0"/>
          <w:sz w:val="22"/>
          <w:szCs w:val="22"/>
        </w:rPr>
        <w:t>TrimLine</w:t>
      </w:r>
      <w:proofErr w:type="spellEnd"/>
      <w:r w:rsidR="009642B0" w:rsidRPr="00B12D35">
        <w:rPr>
          <w:rFonts w:ascii="Times New Roman" w:hAnsi="Times New Roman"/>
          <w:b w:val="0"/>
          <w:sz w:val="22"/>
          <w:szCs w:val="22"/>
        </w:rPr>
        <w:t xml:space="preserve"> Systems &amp; Solutions</w:t>
      </w:r>
      <w:r w:rsidRPr="00B12D35">
        <w:rPr>
          <w:rFonts w:ascii="Times New Roman" w:hAnsi="Times New Roman"/>
          <w:b w:val="0"/>
          <w:sz w:val="22"/>
          <w:szCs w:val="22"/>
        </w:rPr>
        <w:t xml:space="preserve"> shall be done in accordance with the tabulation below;</w:t>
      </w:r>
      <w:r w:rsidR="00380A47" w:rsidRPr="00B12D35">
        <w:rPr>
          <w:rFonts w:ascii="Times New Roman" w:hAnsi="Times New Roman"/>
          <w:sz w:val="22"/>
          <w:szCs w:val="22"/>
        </w:rPr>
        <w:t xml:space="preserve"> </w:t>
      </w:r>
    </w:p>
    <w:p w14:paraId="1AEF1C97" w14:textId="77777777" w:rsidR="007021B5" w:rsidRPr="007021B5" w:rsidRDefault="007021B5" w:rsidP="007021B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3"/>
        <w:gridCol w:w="4677"/>
      </w:tblGrid>
      <w:tr w:rsidR="00380A47" w:rsidRPr="00B12D35" w14:paraId="46E0F9F7" w14:textId="77777777" w:rsidTr="00223106">
        <w:trPr>
          <w:trHeight w:val="467"/>
          <w:jc w:val="center"/>
        </w:trPr>
        <w:tc>
          <w:tcPr>
            <w:tcW w:w="4720" w:type="dxa"/>
            <w:shd w:val="clear" w:color="auto" w:fill="auto"/>
          </w:tcPr>
          <w:p w14:paraId="728A1266"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Item </w:t>
            </w:r>
          </w:p>
        </w:tc>
        <w:tc>
          <w:tcPr>
            <w:tcW w:w="4720" w:type="dxa"/>
            <w:shd w:val="clear" w:color="auto" w:fill="auto"/>
          </w:tcPr>
          <w:p w14:paraId="7136301F" w14:textId="77777777" w:rsidR="00223106" w:rsidRPr="00B12D35" w:rsidRDefault="00223106" w:rsidP="00B35690">
            <w:pPr>
              <w:pStyle w:val="BodyText0"/>
              <w:rPr>
                <w:rFonts w:ascii="Times New Roman" w:hAnsi="Times New Roman"/>
                <w:b/>
                <w:color w:val="auto"/>
                <w:szCs w:val="22"/>
              </w:rPr>
            </w:pPr>
            <w:r w:rsidRPr="00B12D35">
              <w:rPr>
                <w:rFonts w:ascii="Times New Roman" w:hAnsi="Times New Roman"/>
                <w:b/>
                <w:color w:val="auto"/>
                <w:szCs w:val="22"/>
              </w:rPr>
              <w:t xml:space="preserve">Cost </w:t>
            </w:r>
            <w:r w:rsidR="00380A47" w:rsidRPr="00B12D35">
              <w:rPr>
                <w:rFonts w:ascii="Times New Roman" w:hAnsi="Times New Roman"/>
                <w:b/>
                <w:color w:val="auto"/>
                <w:szCs w:val="22"/>
              </w:rPr>
              <w:t xml:space="preserve">In </w:t>
            </w:r>
            <w:r w:rsidRPr="00B12D35">
              <w:rPr>
                <w:rFonts w:ascii="Times New Roman" w:hAnsi="Times New Roman"/>
                <w:b/>
                <w:color w:val="auto"/>
                <w:szCs w:val="22"/>
              </w:rPr>
              <w:t>KES</w:t>
            </w:r>
          </w:p>
        </w:tc>
      </w:tr>
      <w:tr w:rsidR="00380A47" w:rsidRPr="00B12D35" w14:paraId="0152582F" w14:textId="77777777" w:rsidTr="007021B5">
        <w:trPr>
          <w:trHeight w:val="539"/>
          <w:jc w:val="center"/>
        </w:trPr>
        <w:tc>
          <w:tcPr>
            <w:tcW w:w="4720" w:type="dxa"/>
            <w:shd w:val="clear" w:color="auto" w:fill="auto"/>
          </w:tcPr>
          <w:p w14:paraId="3FE2575D" w14:textId="77777777" w:rsidR="00223106" w:rsidRPr="00B12D35" w:rsidRDefault="00223106" w:rsidP="00380A47">
            <w:pPr>
              <w:rPr>
                <w:rFonts w:ascii="Times New Roman" w:hAnsi="Times New Roman"/>
                <w:sz w:val="22"/>
                <w:szCs w:val="22"/>
              </w:rPr>
            </w:pPr>
          </w:p>
          <w:p w14:paraId="1C05A483" w14:textId="3CAFEE45" w:rsidR="00223106" w:rsidRPr="00B12D35" w:rsidRDefault="00EA44EC" w:rsidP="002C005A">
            <w:pPr>
              <w:rPr>
                <w:rFonts w:ascii="Times New Roman" w:hAnsi="Times New Roman"/>
                <w:sz w:val="22"/>
                <w:szCs w:val="22"/>
              </w:rPr>
            </w:pPr>
            <w:r w:rsidRPr="00B12D35">
              <w:rPr>
                <w:rFonts w:ascii="Times New Roman" w:hAnsi="Times New Roman"/>
                <w:sz w:val="22"/>
                <w:szCs w:val="22"/>
              </w:rPr>
              <w:t xml:space="preserve">Support Fees </w:t>
            </w:r>
            <w:proofErr w:type="spellStart"/>
            <w:r>
              <w:rPr>
                <w:rFonts w:ascii="Times New Roman" w:hAnsi="Times New Roman"/>
                <w:sz w:val="22"/>
                <w:szCs w:val="22"/>
              </w:rPr>
              <w:t>Erp</w:t>
            </w:r>
            <w:proofErr w:type="spellEnd"/>
            <w:r>
              <w:rPr>
                <w:rFonts w:ascii="Times New Roman" w:hAnsi="Times New Roman"/>
                <w:sz w:val="22"/>
                <w:szCs w:val="22"/>
              </w:rPr>
              <w:t xml:space="preserve"> support One Year</w:t>
            </w:r>
          </w:p>
        </w:tc>
        <w:tc>
          <w:tcPr>
            <w:tcW w:w="4720" w:type="dxa"/>
            <w:shd w:val="clear" w:color="auto" w:fill="auto"/>
          </w:tcPr>
          <w:p w14:paraId="1F84F56E" w14:textId="77777777" w:rsidR="00223106" w:rsidRPr="00B12D35" w:rsidRDefault="00223106" w:rsidP="00087E3C">
            <w:pPr>
              <w:jc w:val="right"/>
              <w:rPr>
                <w:rFonts w:ascii="Times New Roman" w:hAnsi="Times New Roman"/>
                <w:sz w:val="22"/>
                <w:szCs w:val="22"/>
              </w:rPr>
            </w:pPr>
          </w:p>
          <w:p w14:paraId="4AC84D82" w14:textId="795AA99F"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2C005A">
              <w:rPr>
                <w:rFonts w:ascii="Times New Roman" w:hAnsi="Times New Roman"/>
                <w:sz w:val="22"/>
                <w:szCs w:val="22"/>
              </w:rPr>
              <w:t>1</w:t>
            </w:r>
            <w:r w:rsidR="00EA44EC">
              <w:rPr>
                <w:rFonts w:ascii="Times New Roman" w:hAnsi="Times New Roman"/>
                <w:sz w:val="22"/>
                <w:szCs w:val="22"/>
              </w:rPr>
              <w:t>0</w:t>
            </w:r>
            <w:r w:rsidR="00EF5198" w:rsidRPr="00B12D35">
              <w:rPr>
                <w:rFonts w:ascii="Times New Roman" w:hAnsi="Times New Roman"/>
                <w:sz w:val="22"/>
                <w:szCs w:val="22"/>
              </w:rPr>
              <w:t>0,000</w:t>
            </w:r>
            <w:r w:rsidRPr="00B12D35">
              <w:rPr>
                <w:rFonts w:ascii="Times New Roman" w:hAnsi="Times New Roman"/>
                <w:sz w:val="22"/>
                <w:szCs w:val="22"/>
              </w:rPr>
              <w:t>.00</w:t>
            </w:r>
          </w:p>
        </w:tc>
      </w:tr>
      <w:tr w:rsidR="00EA44EC" w:rsidRPr="00B12D35" w14:paraId="75CCACDD" w14:textId="77777777" w:rsidTr="007021B5">
        <w:trPr>
          <w:trHeight w:val="539"/>
          <w:jc w:val="center"/>
        </w:trPr>
        <w:tc>
          <w:tcPr>
            <w:tcW w:w="4720" w:type="dxa"/>
            <w:shd w:val="clear" w:color="auto" w:fill="auto"/>
          </w:tcPr>
          <w:p w14:paraId="6810E067" w14:textId="2F942CDB" w:rsidR="00EA44EC" w:rsidRPr="00B12D35" w:rsidRDefault="00EA44EC" w:rsidP="00380A47">
            <w:pPr>
              <w:rPr>
                <w:rFonts w:ascii="Times New Roman" w:hAnsi="Times New Roman"/>
                <w:sz w:val="22"/>
                <w:szCs w:val="22"/>
              </w:rPr>
            </w:pPr>
            <w:r w:rsidRPr="00B12D35">
              <w:rPr>
                <w:rFonts w:ascii="Times New Roman" w:hAnsi="Times New Roman"/>
                <w:sz w:val="22"/>
                <w:szCs w:val="22"/>
              </w:rPr>
              <w:t xml:space="preserve">Support Fees </w:t>
            </w:r>
            <w:r>
              <w:rPr>
                <w:rFonts w:ascii="Times New Roman" w:hAnsi="Times New Roman"/>
                <w:sz w:val="22"/>
                <w:szCs w:val="22"/>
              </w:rPr>
              <w:t>Mobile app support One Year</w:t>
            </w:r>
          </w:p>
        </w:tc>
        <w:tc>
          <w:tcPr>
            <w:tcW w:w="4720" w:type="dxa"/>
            <w:shd w:val="clear" w:color="auto" w:fill="auto"/>
          </w:tcPr>
          <w:p w14:paraId="6A7DC3C8" w14:textId="75354A87" w:rsidR="00EA44EC" w:rsidRPr="00B12D35" w:rsidRDefault="00EA44EC" w:rsidP="00087E3C">
            <w:pPr>
              <w:jc w:val="right"/>
              <w:rPr>
                <w:rFonts w:ascii="Times New Roman" w:hAnsi="Times New Roman"/>
                <w:sz w:val="22"/>
                <w:szCs w:val="22"/>
              </w:rPr>
            </w:pPr>
            <w:r>
              <w:rPr>
                <w:rFonts w:ascii="Times New Roman" w:hAnsi="Times New Roman"/>
                <w:sz w:val="22"/>
                <w:szCs w:val="22"/>
              </w:rPr>
              <w:t>Kshs 40,000.00</w:t>
            </w:r>
          </w:p>
        </w:tc>
      </w:tr>
      <w:tr w:rsidR="00380A47" w:rsidRPr="00B12D35" w14:paraId="7E734861" w14:textId="77777777" w:rsidTr="00223106">
        <w:trPr>
          <w:jc w:val="center"/>
        </w:trPr>
        <w:tc>
          <w:tcPr>
            <w:tcW w:w="4720" w:type="dxa"/>
            <w:shd w:val="clear" w:color="auto" w:fill="auto"/>
          </w:tcPr>
          <w:p w14:paraId="5DE73C76" w14:textId="5110BCF5" w:rsidR="00223106" w:rsidRPr="00B12D35" w:rsidRDefault="00223106" w:rsidP="00380A47">
            <w:pPr>
              <w:rPr>
                <w:rFonts w:ascii="Times New Roman" w:hAnsi="Times New Roman"/>
                <w:sz w:val="22"/>
                <w:szCs w:val="22"/>
              </w:rPr>
            </w:pPr>
          </w:p>
        </w:tc>
        <w:tc>
          <w:tcPr>
            <w:tcW w:w="4720" w:type="dxa"/>
            <w:shd w:val="clear" w:color="auto" w:fill="auto"/>
          </w:tcPr>
          <w:p w14:paraId="3518409B" w14:textId="389541F9" w:rsidR="00223106" w:rsidRPr="00B12D35" w:rsidRDefault="00223106" w:rsidP="00087E3C">
            <w:pPr>
              <w:jc w:val="right"/>
              <w:rPr>
                <w:rFonts w:ascii="Times New Roman" w:hAnsi="Times New Roman"/>
                <w:sz w:val="22"/>
                <w:szCs w:val="22"/>
              </w:rPr>
            </w:pPr>
          </w:p>
        </w:tc>
      </w:tr>
      <w:tr w:rsidR="00380A47" w:rsidRPr="00B12D35" w14:paraId="14560C14" w14:textId="77777777" w:rsidTr="00223106">
        <w:trPr>
          <w:trHeight w:val="215"/>
          <w:jc w:val="center"/>
        </w:trPr>
        <w:tc>
          <w:tcPr>
            <w:tcW w:w="4720" w:type="dxa"/>
            <w:shd w:val="clear" w:color="auto" w:fill="auto"/>
          </w:tcPr>
          <w:p w14:paraId="27ACBBC8" w14:textId="77777777" w:rsidR="00223106" w:rsidRPr="00B12D35" w:rsidRDefault="00223106" w:rsidP="00380A47">
            <w:pPr>
              <w:rPr>
                <w:rFonts w:ascii="Times New Roman" w:hAnsi="Times New Roman"/>
                <w:sz w:val="22"/>
                <w:szCs w:val="22"/>
              </w:rPr>
            </w:pPr>
          </w:p>
          <w:p w14:paraId="28ACBBF4" w14:textId="77777777" w:rsidR="00223106" w:rsidRPr="00B12D35" w:rsidRDefault="00223106" w:rsidP="00380A47">
            <w:pPr>
              <w:rPr>
                <w:rFonts w:ascii="Times New Roman" w:hAnsi="Times New Roman"/>
                <w:sz w:val="22"/>
                <w:szCs w:val="22"/>
              </w:rPr>
            </w:pPr>
            <w:r w:rsidRPr="00B12D35">
              <w:rPr>
                <w:rFonts w:ascii="Times New Roman" w:hAnsi="Times New Roman"/>
                <w:sz w:val="22"/>
                <w:szCs w:val="22"/>
              </w:rPr>
              <w:t xml:space="preserve">Total Support Cost Per year  </w:t>
            </w:r>
          </w:p>
        </w:tc>
        <w:tc>
          <w:tcPr>
            <w:tcW w:w="4720" w:type="dxa"/>
            <w:shd w:val="clear" w:color="auto" w:fill="auto"/>
          </w:tcPr>
          <w:p w14:paraId="05B34062" w14:textId="77777777" w:rsidR="00223106" w:rsidRPr="00B12D35" w:rsidRDefault="00223106" w:rsidP="00087E3C">
            <w:pPr>
              <w:jc w:val="right"/>
              <w:rPr>
                <w:rFonts w:ascii="Times New Roman" w:hAnsi="Times New Roman"/>
                <w:sz w:val="22"/>
                <w:szCs w:val="22"/>
              </w:rPr>
            </w:pPr>
          </w:p>
          <w:p w14:paraId="48B9A0AE" w14:textId="5AF0FEE6" w:rsidR="00223106" w:rsidRPr="00B12D35" w:rsidRDefault="00223106" w:rsidP="00087E3C">
            <w:pPr>
              <w:jc w:val="right"/>
              <w:rPr>
                <w:rFonts w:ascii="Times New Roman" w:hAnsi="Times New Roman"/>
                <w:sz w:val="22"/>
                <w:szCs w:val="22"/>
              </w:rPr>
            </w:pPr>
            <w:r w:rsidRPr="00B12D35">
              <w:rPr>
                <w:rFonts w:ascii="Times New Roman" w:hAnsi="Times New Roman"/>
                <w:sz w:val="22"/>
                <w:szCs w:val="22"/>
              </w:rPr>
              <w:t xml:space="preserve">Kshs </w:t>
            </w:r>
            <w:r w:rsidR="002C005A">
              <w:rPr>
                <w:rFonts w:ascii="Times New Roman" w:hAnsi="Times New Roman"/>
                <w:sz w:val="22"/>
                <w:szCs w:val="22"/>
              </w:rPr>
              <w:t>1</w:t>
            </w:r>
            <w:r w:rsidR="00CB7267">
              <w:rPr>
                <w:rFonts w:ascii="Times New Roman" w:hAnsi="Times New Roman"/>
                <w:sz w:val="22"/>
                <w:szCs w:val="22"/>
              </w:rPr>
              <w:t>40</w:t>
            </w:r>
            <w:r w:rsidR="00EF5198" w:rsidRPr="00B12D35">
              <w:rPr>
                <w:rFonts w:ascii="Times New Roman" w:hAnsi="Times New Roman"/>
                <w:sz w:val="22"/>
                <w:szCs w:val="22"/>
              </w:rPr>
              <w:t>,000</w:t>
            </w:r>
            <w:r w:rsidR="00380A47" w:rsidRPr="00B12D35">
              <w:rPr>
                <w:rFonts w:ascii="Times New Roman" w:hAnsi="Times New Roman"/>
                <w:sz w:val="22"/>
                <w:szCs w:val="22"/>
              </w:rPr>
              <w:t>.00</w:t>
            </w:r>
          </w:p>
        </w:tc>
      </w:tr>
    </w:tbl>
    <w:p w14:paraId="441A1F13" w14:textId="77777777" w:rsidR="00223106" w:rsidRPr="00B12D35" w:rsidRDefault="00D13C60" w:rsidP="00087E3C">
      <w:pPr>
        <w:pStyle w:val="Heading1"/>
        <w:numPr>
          <w:ilvl w:val="1"/>
          <w:numId w:val="25"/>
        </w:numPr>
        <w:rPr>
          <w:rFonts w:ascii="Times New Roman" w:hAnsi="Times New Roman"/>
          <w:sz w:val="22"/>
          <w:szCs w:val="22"/>
        </w:rPr>
      </w:pPr>
      <w:bookmarkStart w:id="171" w:name="_Toc472331064"/>
      <w:r w:rsidRPr="00B12D35">
        <w:rPr>
          <w:rFonts w:ascii="Times New Roman" w:hAnsi="Times New Roman"/>
          <w:sz w:val="22"/>
          <w:szCs w:val="22"/>
        </w:rPr>
        <w:t xml:space="preserve">Payment </w:t>
      </w:r>
      <w:r w:rsidR="00380A47" w:rsidRPr="00B12D35">
        <w:rPr>
          <w:rFonts w:ascii="Times New Roman" w:hAnsi="Times New Roman"/>
          <w:sz w:val="22"/>
          <w:szCs w:val="22"/>
        </w:rPr>
        <w:t>Terms and Conditions</w:t>
      </w:r>
      <w:bookmarkEnd w:id="17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7718"/>
      </w:tblGrid>
      <w:tr w:rsidR="00380A47" w:rsidRPr="00B12D35" w14:paraId="63CA4183" w14:textId="77777777" w:rsidTr="00B35690">
        <w:tc>
          <w:tcPr>
            <w:tcW w:w="0" w:type="auto"/>
            <w:shd w:val="clear" w:color="auto" w:fill="auto"/>
          </w:tcPr>
          <w:p w14:paraId="39270481" w14:textId="77777777" w:rsidR="00380A47" w:rsidRPr="00B12D35" w:rsidRDefault="00380A47" w:rsidP="00380A47">
            <w:pPr>
              <w:rPr>
                <w:rFonts w:ascii="Times New Roman" w:hAnsi="Times New Roman"/>
                <w:sz w:val="22"/>
                <w:szCs w:val="22"/>
              </w:rPr>
            </w:pPr>
            <w:r w:rsidRPr="00B12D35">
              <w:rPr>
                <w:rFonts w:ascii="Times New Roman" w:hAnsi="Times New Roman"/>
                <w:b/>
                <w:sz w:val="22"/>
                <w:szCs w:val="22"/>
                <w:lang w:val="en-GB" w:eastAsia="en-GB"/>
              </w:rPr>
              <w:t xml:space="preserve">Payment Terms:  </w:t>
            </w:r>
          </w:p>
        </w:tc>
        <w:tc>
          <w:tcPr>
            <w:tcW w:w="0" w:type="auto"/>
            <w:shd w:val="clear" w:color="auto" w:fill="auto"/>
          </w:tcPr>
          <w:p w14:paraId="28E49238" w14:textId="5354B94E" w:rsidR="00380A47" w:rsidRPr="00B12D35" w:rsidRDefault="002C005A" w:rsidP="002C005A">
            <w:pPr>
              <w:rPr>
                <w:rFonts w:ascii="Times New Roman" w:hAnsi="Times New Roman"/>
                <w:sz w:val="22"/>
                <w:szCs w:val="22"/>
              </w:rPr>
            </w:pPr>
            <w:r>
              <w:rPr>
                <w:rFonts w:ascii="Times New Roman" w:hAnsi="Times New Roman"/>
                <w:sz w:val="22"/>
                <w:szCs w:val="22"/>
                <w:lang w:val="en-GB" w:eastAsia="en-GB"/>
              </w:rPr>
              <w:t>10</w:t>
            </w:r>
            <w:r w:rsidR="00380A47" w:rsidRPr="00B12D35">
              <w:rPr>
                <w:rFonts w:ascii="Times New Roman" w:hAnsi="Times New Roman"/>
                <w:sz w:val="22"/>
                <w:szCs w:val="22"/>
                <w:lang w:val="en-GB" w:eastAsia="en-GB"/>
              </w:rPr>
              <w:t>0% in advance</w:t>
            </w:r>
          </w:p>
        </w:tc>
      </w:tr>
      <w:tr w:rsidR="00380A47" w:rsidRPr="00B12D35" w14:paraId="5DB4E0FA" w14:textId="77777777" w:rsidTr="00B35690">
        <w:tc>
          <w:tcPr>
            <w:tcW w:w="0" w:type="auto"/>
            <w:shd w:val="clear" w:color="auto" w:fill="auto"/>
          </w:tcPr>
          <w:p w14:paraId="32F946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Currency:</w:t>
            </w:r>
            <w:r w:rsidRPr="00B12D35">
              <w:rPr>
                <w:rFonts w:ascii="Times New Roman" w:hAnsi="Times New Roman"/>
                <w:sz w:val="22"/>
                <w:szCs w:val="22"/>
                <w:lang w:val="en-GB" w:eastAsia="en-GB"/>
              </w:rPr>
              <w:t xml:space="preserve"> </w:t>
            </w:r>
          </w:p>
        </w:tc>
        <w:tc>
          <w:tcPr>
            <w:tcW w:w="0" w:type="auto"/>
            <w:shd w:val="clear" w:color="auto" w:fill="auto"/>
          </w:tcPr>
          <w:p w14:paraId="200AE9B7"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Payment to be made in Kenya Shillings</w:t>
            </w:r>
          </w:p>
        </w:tc>
      </w:tr>
      <w:tr w:rsidR="00380A47" w:rsidRPr="00B12D35" w14:paraId="0800A84C" w14:textId="77777777" w:rsidTr="00B35690">
        <w:tc>
          <w:tcPr>
            <w:tcW w:w="0" w:type="auto"/>
            <w:shd w:val="clear" w:color="auto" w:fill="auto"/>
          </w:tcPr>
          <w:p w14:paraId="7F27CC4E"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Validity: </w:t>
            </w:r>
          </w:p>
        </w:tc>
        <w:tc>
          <w:tcPr>
            <w:tcW w:w="0" w:type="auto"/>
            <w:shd w:val="clear" w:color="auto" w:fill="auto"/>
          </w:tcPr>
          <w:p w14:paraId="34D5C559"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sz w:val="22"/>
                <w:szCs w:val="22"/>
                <w:lang w:val="en-GB" w:eastAsia="en-GB"/>
              </w:rPr>
              <w:t>This quote is Valid for 30 Days</w:t>
            </w:r>
          </w:p>
        </w:tc>
      </w:tr>
      <w:tr w:rsidR="00B35690" w:rsidRPr="00B12D35" w14:paraId="15675E25" w14:textId="77777777" w:rsidTr="00B35690">
        <w:tc>
          <w:tcPr>
            <w:tcW w:w="0" w:type="auto"/>
            <w:shd w:val="clear" w:color="auto" w:fill="auto"/>
          </w:tcPr>
          <w:p w14:paraId="1C453198" w14:textId="77777777" w:rsidR="00380A47" w:rsidRPr="00B12D35" w:rsidRDefault="00380A47" w:rsidP="00380A47">
            <w:pPr>
              <w:rPr>
                <w:rFonts w:ascii="Times New Roman" w:hAnsi="Times New Roman"/>
                <w:b/>
                <w:sz w:val="22"/>
                <w:szCs w:val="22"/>
                <w:lang w:val="en-GB" w:eastAsia="en-GB"/>
              </w:rPr>
            </w:pPr>
            <w:r w:rsidRPr="00B12D35">
              <w:rPr>
                <w:rFonts w:ascii="Times New Roman" w:hAnsi="Times New Roman"/>
                <w:b/>
                <w:sz w:val="22"/>
                <w:szCs w:val="22"/>
                <w:lang w:val="en-GB" w:eastAsia="en-GB"/>
              </w:rPr>
              <w:t xml:space="preserve">Out of Scope: </w:t>
            </w:r>
          </w:p>
        </w:tc>
        <w:tc>
          <w:tcPr>
            <w:tcW w:w="0" w:type="auto"/>
            <w:shd w:val="clear" w:color="auto" w:fill="auto"/>
          </w:tcPr>
          <w:p w14:paraId="258C60B9" w14:textId="77777777" w:rsidR="00380A47" w:rsidRPr="00B12D35" w:rsidRDefault="00380A47" w:rsidP="00380A47">
            <w:pPr>
              <w:rPr>
                <w:rFonts w:ascii="Times New Roman" w:hAnsi="Times New Roman"/>
                <w:sz w:val="22"/>
                <w:szCs w:val="22"/>
                <w:lang w:val="en-GB" w:eastAsia="en-GB"/>
              </w:rPr>
            </w:pPr>
            <w:r w:rsidRPr="00B12D35">
              <w:rPr>
                <w:rFonts w:ascii="Times New Roman" w:hAnsi="Times New Roman"/>
                <w:sz w:val="22"/>
                <w:szCs w:val="22"/>
                <w:lang w:val="en-GB" w:eastAsia="en-GB"/>
              </w:rPr>
              <w:t>Items/</w:t>
            </w:r>
            <w:proofErr w:type="gramStart"/>
            <w:r w:rsidRPr="00B12D35">
              <w:rPr>
                <w:rFonts w:ascii="Times New Roman" w:hAnsi="Times New Roman"/>
                <w:sz w:val="22"/>
                <w:szCs w:val="22"/>
                <w:lang w:val="en-GB" w:eastAsia="en-GB"/>
              </w:rPr>
              <w:t>Activities  not</w:t>
            </w:r>
            <w:proofErr w:type="gramEnd"/>
            <w:r w:rsidRPr="00B12D35">
              <w:rPr>
                <w:rFonts w:ascii="Times New Roman" w:hAnsi="Times New Roman"/>
                <w:sz w:val="22"/>
                <w:szCs w:val="22"/>
                <w:lang w:val="en-GB" w:eastAsia="en-GB"/>
              </w:rPr>
              <w:t xml:space="preserve"> explicitly listed in this document are deemed out of scope and will be charged separately</w:t>
            </w:r>
          </w:p>
        </w:tc>
      </w:tr>
    </w:tbl>
    <w:p w14:paraId="61D668E7" w14:textId="5E703B36" w:rsidR="00C7601C" w:rsidRPr="007021B5" w:rsidRDefault="00C7601C" w:rsidP="007021B5">
      <w:pPr>
        <w:pStyle w:val="Heading1"/>
        <w:keepLines/>
        <w:numPr>
          <w:ilvl w:val="0"/>
          <w:numId w:val="25"/>
        </w:numPr>
        <w:spacing w:before="0" w:after="0"/>
        <w:jc w:val="both"/>
        <w:rPr>
          <w:rFonts w:ascii="Times New Roman" w:hAnsi="Times New Roman"/>
          <w:sz w:val="22"/>
          <w:szCs w:val="22"/>
        </w:rPr>
      </w:pPr>
      <w:bookmarkStart w:id="172" w:name="_Toc353806114"/>
      <w:r w:rsidRPr="007021B5">
        <w:rPr>
          <w:rFonts w:ascii="Times New Roman" w:hAnsi="Times New Roman"/>
          <w:sz w:val="22"/>
          <w:szCs w:val="22"/>
        </w:rPr>
        <w:t>DISPUTE RESOLUTION</w:t>
      </w:r>
      <w:bookmarkEnd w:id="172"/>
    </w:p>
    <w:p w14:paraId="7983619F" w14:textId="77777777" w:rsidR="00C7601C" w:rsidRPr="00B12D35" w:rsidRDefault="00C7601C" w:rsidP="00C7601C">
      <w:pPr>
        <w:pStyle w:val="NoSpacing"/>
        <w:ind w:firstLine="425"/>
        <w:jc w:val="both"/>
        <w:rPr>
          <w:rFonts w:ascii="Times New Roman" w:eastAsia="Times New Roman" w:hAnsi="Times New Roman"/>
          <w:b/>
        </w:rPr>
      </w:pPr>
    </w:p>
    <w:p w14:paraId="40450CB2" w14:textId="77777777" w:rsidR="00C7601C" w:rsidRPr="00B12D35" w:rsidRDefault="00C7601C" w:rsidP="00C7601C">
      <w:pPr>
        <w:pStyle w:val="numbered1"/>
        <w:numPr>
          <w:ilvl w:val="0"/>
          <w:numId w:val="0"/>
        </w:numPr>
        <w:spacing w:before="0" w:line="240" w:lineRule="auto"/>
        <w:ind w:left="218"/>
        <w:rPr>
          <w:rFonts w:eastAsia="Calibri"/>
          <w:sz w:val="22"/>
          <w:szCs w:val="22"/>
          <w:lang w:val="en-US"/>
        </w:rPr>
      </w:pPr>
      <w:r w:rsidRPr="00B12D35">
        <w:rPr>
          <w:rFonts w:eastAsia="Calibri"/>
          <w:sz w:val="22"/>
          <w:szCs w:val="22"/>
          <w:lang w:val="en-US"/>
        </w:rPr>
        <w:t xml:space="preserve">Any dispute arising out of or in connection with this Agreement shall be referred to arbitration by a single arbitrator to be appointed by agreement between the parties or in default of such agreement within 14 </w:t>
      </w:r>
      <w:r w:rsidRPr="00B12D35">
        <w:rPr>
          <w:rFonts w:eastAsia="Calibri"/>
          <w:sz w:val="22"/>
          <w:szCs w:val="22"/>
          <w:lang w:val="en-US"/>
        </w:rPr>
        <w:lastRenderedPageBreak/>
        <w:t>days of the notification of a dispute, upon the application of either party, by the Chairman for the time being of the Kenya Branch of the Chartered Institute of Arbitrators of the United Kingdom.</w:t>
      </w:r>
      <w:r w:rsidRPr="00B12D35">
        <w:rPr>
          <w:sz w:val="22"/>
          <w:szCs w:val="22"/>
        </w:rPr>
        <w:t>Such arbitration shall be conducted in Nairobi in accordance with the Rules of Arbitration of the said Institute and subject to and in accordance with the provisions of the Arbitration Act 1995. To the extent permissible by law, the determination of the Arbitrator shall be final conclusive and binding upon the parties. Pending final settlement or determination of a dispute, the parties shall continue to perform their subsisting obligations hereunder. Nothing in this Agreement shall prevent or delay a party seeking urgent injunctive or interlocutory relief in a court of competent jurisdiction.</w:t>
      </w:r>
    </w:p>
    <w:p w14:paraId="373665C8" w14:textId="77777777" w:rsidR="00C7601C" w:rsidRPr="00B12D35" w:rsidRDefault="00C7601C" w:rsidP="00C7601C">
      <w:pPr>
        <w:rPr>
          <w:rFonts w:ascii="Times New Roman" w:hAnsi="Times New Roman"/>
          <w:b/>
          <w:sz w:val="22"/>
          <w:szCs w:val="22"/>
          <w:lang w:val="en-GB"/>
        </w:rPr>
      </w:pPr>
    </w:p>
    <w:p w14:paraId="62A7473A" w14:textId="106253EE" w:rsidR="00C7601C" w:rsidRPr="00B12D35" w:rsidRDefault="00C7601C" w:rsidP="00B12D35">
      <w:pPr>
        <w:pStyle w:val="Heading1"/>
        <w:numPr>
          <w:ilvl w:val="0"/>
          <w:numId w:val="25"/>
        </w:numPr>
        <w:rPr>
          <w:rFonts w:ascii="Times New Roman" w:hAnsi="Times New Roman"/>
          <w:sz w:val="22"/>
          <w:szCs w:val="22"/>
          <w:lang w:val="en-GB"/>
        </w:rPr>
      </w:pPr>
      <w:r w:rsidRPr="00B12D35">
        <w:rPr>
          <w:rFonts w:ascii="Times New Roman" w:hAnsi="Times New Roman"/>
          <w:sz w:val="22"/>
          <w:szCs w:val="22"/>
          <w:lang w:val="en-GB"/>
        </w:rPr>
        <w:t>TERMINATION</w:t>
      </w:r>
    </w:p>
    <w:p w14:paraId="46646425" w14:textId="77777777" w:rsidR="00C7601C" w:rsidRPr="00B12D35" w:rsidRDefault="00C7601C" w:rsidP="00C7601C">
      <w:pPr>
        <w:rPr>
          <w:rFonts w:ascii="Times New Roman" w:hAnsi="Times New Roman"/>
          <w:b/>
          <w:sz w:val="22"/>
          <w:szCs w:val="22"/>
          <w:lang w:val="en-GB"/>
        </w:rPr>
      </w:pPr>
    </w:p>
    <w:p w14:paraId="1462C4BF" w14:textId="4065F109" w:rsidR="00C7601C" w:rsidRPr="00E672A3" w:rsidRDefault="00B12D35" w:rsidP="00E672A3">
      <w:pPr>
        <w:pStyle w:val="Heading2"/>
        <w:numPr>
          <w:ilvl w:val="0"/>
          <w:numId w:val="0"/>
        </w:numPr>
        <w:ind w:left="284"/>
        <w:jc w:val="both"/>
        <w:rPr>
          <w:rFonts w:ascii="Times New Roman" w:hAnsi="Times New Roman"/>
          <w:sz w:val="22"/>
          <w:szCs w:val="22"/>
        </w:rPr>
      </w:pPr>
      <w:r>
        <w:rPr>
          <w:rFonts w:ascii="Times New Roman" w:hAnsi="Times New Roman"/>
          <w:sz w:val="22"/>
          <w:szCs w:val="22"/>
        </w:rPr>
        <w:t>7.</w:t>
      </w:r>
      <w:r w:rsidR="00C7601C" w:rsidRPr="00B12D35">
        <w:rPr>
          <w:rFonts w:ascii="Times New Roman" w:hAnsi="Times New Roman"/>
          <w:sz w:val="22"/>
          <w:szCs w:val="22"/>
        </w:rPr>
        <w:t>1</w:t>
      </w:r>
      <w:r w:rsidR="00C7601C" w:rsidRPr="00E672A3">
        <w:rPr>
          <w:rFonts w:ascii="Times New Roman" w:hAnsi="Times New Roman"/>
          <w:sz w:val="22"/>
          <w:szCs w:val="22"/>
        </w:rPr>
        <w:t xml:space="preserve"> This Agreement shall terminate after expiry of the Term. Either party may however at any time </w:t>
      </w:r>
    </w:p>
    <w:p w14:paraId="46EF77AD" w14:textId="31AB0115" w:rsidR="00C7601C" w:rsidRPr="00E672A3" w:rsidRDefault="00C7601C" w:rsidP="00E672A3">
      <w:pPr>
        <w:pStyle w:val="Heading2"/>
        <w:numPr>
          <w:ilvl w:val="0"/>
          <w:numId w:val="0"/>
        </w:numPr>
        <w:ind w:left="284"/>
        <w:jc w:val="both"/>
        <w:rPr>
          <w:rFonts w:ascii="Times New Roman" w:hAnsi="Times New Roman"/>
          <w:sz w:val="22"/>
          <w:szCs w:val="22"/>
        </w:rPr>
      </w:pPr>
      <w:r w:rsidRPr="00E672A3">
        <w:rPr>
          <w:rFonts w:ascii="Times New Roman" w:hAnsi="Times New Roman"/>
          <w:sz w:val="22"/>
          <w:szCs w:val="22"/>
        </w:rPr>
        <w:t xml:space="preserve">        terminate this Agreement immediately upon 30 days’ notice to the other party in the event of the occurrence</w:t>
      </w:r>
      <w:r w:rsidR="00B12D35" w:rsidRPr="00E672A3">
        <w:rPr>
          <w:rFonts w:ascii="Times New Roman" w:hAnsi="Times New Roman"/>
          <w:sz w:val="22"/>
          <w:szCs w:val="22"/>
        </w:rPr>
        <w:t xml:space="preserve"> </w:t>
      </w:r>
      <w:r w:rsidRPr="00E672A3">
        <w:rPr>
          <w:rFonts w:ascii="Times New Roman" w:hAnsi="Times New Roman"/>
          <w:sz w:val="22"/>
          <w:szCs w:val="22"/>
        </w:rPr>
        <w:t>of any of the following events</w:t>
      </w:r>
    </w:p>
    <w:p w14:paraId="009A41F1" w14:textId="430097C3" w:rsidR="00C7601C"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 xml:space="preserve">.1.1   either party </w:t>
      </w:r>
      <w:r w:rsidR="00C7601C" w:rsidRPr="00E672A3">
        <w:rPr>
          <w:rFonts w:ascii="Times New Roman" w:hAnsi="Times New Roman"/>
          <w:b w:val="0"/>
          <w:bCs w:val="0"/>
          <w:snapToGrid w:val="0"/>
          <w:sz w:val="22"/>
          <w:szCs w:val="22"/>
        </w:rPr>
        <w:t xml:space="preserve">commits a breach of any provision of this Agreement that is not remediable or, if remediable, is not remedied within thirty (30) days after </w:t>
      </w:r>
      <w:r w:rsidR="00C7601C" w:rsidRPr="00E672A3">
        <w:rPr>
          <w:rFonts w:ascii="Times New Roman" w:hAnsi="Times New Roman"/>
          <w:b w:val="0"/>
          <w:bCs w:val="0"/>
          <w:sz w:val="22"/>
          <w:szCs w:val="22"/>
        </w:rPr>
        <w:t xml:space="preserve">either party </w:t>
      </w:r>
      <w:r w:rsidR="00C7601C" w:rsidRPr="00E672A3">
        <w:rPr>
          <w:rFonts w:ascii="Times New Roman" w:hAnsi="Times New Roman"/>
          <w:b w:val="0"/>
          <w:bCs w:val="0"/>
          <w:snapToGrid w:val="0"/>
          <w:sz w:val="22"/>
          <w:szCs w:val="22"/>
        </w:rPr>
        <w:t xml:space="preserve">has given notice to </w:t>
      </w:r>
      <w:r w:rsidR="00C7601C" w:rsidRPr="00E672A3">
        <w:rPr>
          <w:rFonts w:ascii="Times New Roman" w:hAnsi="Times New Roman"/>
          <w:b w:val="0"/>
          <w:bCs w:val="0"/>
          <w:sz w:val="22"/>
          <w:szCs w:val="22"/>
        </w:rPr>
        <w:t>the other party</w:t>
      </w:r>
      <w:r w:rsidR="00C7601C" w:rsidRPr="00E672A3" w:rsidDel="00F36A17">
        <w:rPr>
          <w:rFonts w:ascii="Times New Roman" w:hAnsi="Times New Roman"/>
          <w:b w:val="0"/>
          <w:bCs w:val="0"/>
          <w:snapToGrid w:val="0"/>
          <w:sz w:val="22"/>
          <w:szCs w:val="22"/>
        </w:rPr>
        <w:t xml:space="preserve"> </w:t>
      </w:r>
      <w:r w:rsidR="00C7601C" w:rsidRPr="00E672A3">
        <w:rPr>
          <w:rFonts w:ascii="Times New Roman" w:hAnsi="Times New Roman"/>
          <w:b w:val="0"/>
          <w:bCs w:val="0"/>
          <w:snapToGrid w:val="0"/>
          <w:sz w:val="22"/>
          <w:szCs w:val="22"/>
        </w:rPr>
        <w:t>requiring such breach to be remedied; or</w:t>
      </w:r>
    </w:p>
    <w:p w14:paraId="08CAE30B" w14:textId="52392F62" w:rsidR="00B12D35" w:rsidRPr="00E672A3" w:rsidRDefault="00B12D35" w:rsidP="00E672A3">
      <w:pPr>
        <w:pStyle w:val="Heading3"/>
        <w:numPr>
          <w:ilvl w:val="0"/>
          <w:numId w:val="0"/>
        </w:numPr>
        <w:tabs>
          <w:tab w:val="left" w:pos="1701"/>
        </w:tabs>
        <w:ind w:left="568"/>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7.1.2 if the service levels fall below the service requirements in clause 4.6</w:t>
      </w:r>
      <w:r w:rsidR="00DC30AD" w:rsidRPr="00E672A3">
        <w:rPr>
          <w:rFonts w:ascii="Times New Roman" w:hAnsi="Times New Roman"/>
          <w:b w:val="0"/>
          <w:bCs w:val="0"/>
          <w:snapToGrid w:val="0"/>
          <w:sz w:val="22"/>
          <w:szCs w:val="22"/>
        </w:rPr>
        <w:t xml:space="preserve"> in three consecutive occasions</w:t>
      </w:r>
      <w:r w:rsidRPr="00E672A3">
        <w:rPr>
          <w:rFonts w:ascii="Times New Roman" w:hAnsi="Times New Roman"/>
          <w:b w:val="0"/>
          <w:bCs w:val="0"/>
          <w:snapToGrid w:val="0"/>
          <w:sz w:val="22"/>
          <w:szCs w:val="22"/>
        </w:rPr>
        <w:t xml:space="preserve"> and Trimline does not remedy this </w:t>
      </w:r>
      <w:r w:rsidR="00DC30AD" w:rsidRPr="00E672A3">
        <w:rPr>
          <w:rFonts w:ascii="Times New Roman" w:hAnsi="Times New Roman"/>
          <w:b w:val="0"/>
          <w:bCs w:val="0"/>
          <w:snapToGrid w:val="0"/>
          <w:sz w:val="22"/>
          <w:szCs w:val="22"/>
        </w:rPr>
        <w:t xml:space="preserve">despite provision of 14 days’ notice to remedy the same. </w:t>
      </w:r>
    </w:p>
    <w:p w14:paraId="2D2FCA49" w14:textId="3747C034" w:rsidR="00B12D35" w:rsidRPr="00E672A3" w:rsidRDefault="007021B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napToGrid w:val="0"/>
          <w:sz w:val="22"/>
          <w:szCs w:val="22"/>
        </w:rPr>
        <w:t>7.1.3 if</w:t>
      </w:r>
      <w:r w:rsidR="00C7601C" w:rsidRPr="00E672A3">
        <w:rPr>
          <w:rFonts w:ascii="Times New Roman" w:hAnsi="Times New Roman"/>
          <w:b w:val="0"/>
          <w:bCs w:val="0"/>
          <w:snapToGrid w:val="0"/>
          <w:sz w:val="22"/>
          <w:szCs w:val="22"/>
        </w:rPr>
        <w:t xml:space="preserve"> </w:t>
      </w:r>
      <w:r w:rsidR="00C7601C" w:rsidRPr="00E672A3">
        <w:rPr>
          <w:rFonts w:ascii="Times New Roman" w:hAnsi="Times New Roman"/>
          <w:b w:val="0"/>
          <w:bCs w:val="0"/>
          <w:sz w:val="22"/>
          <w:szCs w:val="22"/>
        </w:rPr>
        <w:t>either party</w:t>
      </w:r>
      <w:r w:rsidR="00C7601C" w:rsidRPr="00E672A3">
        <w:rPr>
          <w:rFonts w:ascii="Times New Roman" w:hAnsi="Times New Roman"/>
          <w:b w:val="0"/>
          <w:bCs w:val="0"/>
          <w:snapToGrid w:val="0"/>
          <w:sz w:val="22"/>
          <w:szCs w:val="22"/>
        </w:rPr>
        <w:t xml:space="preserve"> ceases to carry on that part of its business relating to the provision and use of the Services or a substantial part thereof or disposes of all or part of its assets; or</w:t>
      </w:r>
    </w:p>
    <w:p w14:paraId="3FBB2DFD" w14:textId="517F3F30" w:rsidR="00C7601C" w:rsidRPr="00E672A3" w:rsidRDefault="00B12D35" w:rsidP="00E672A3">
      <w:pPr>
        <w:pStyle w:val="Heading3"/>
        <w:numPr>
          <w:ilvl w:val="0"/>
          <w:numId w:val="0"/>
        </w:numPr>
        <w:spacing w:before="0"/>
        <w:ind w:left="567"/>
        <w:jc w:val="both"/>
        <w:rPr>
          <w:rFonts w:ascii="Times New Roman" w:hAnsi="Times New Roman"/>
          <w:b w:val="0"/>
          <w:bCs w:val="0"/>
          <w:snapToGrid w:val="0"/>
          <w:sz w:val="22"/>
          <w:szCs w:val="22"/>
        </w:rPr>
      </w:pPr>
      <w:r w:rsidRPr="00E672A3">
        <w:rPr>
          <w:rFonts w:ascii="Times New Roman" w:hAnsi="Times New Roman"/>
          <w:b w:val="0"/>
          <w:bCs w:val="0"/>
          <w:sz w:val="22"/>
          <w:szCs w:val="22"/>
        </w:rPr>
        <w:t>7</w:t>
      </w:r>
      <w:r w:rsidR="00C7601C" w:rsidRPr="00E672A3">
        <w:rPr>
          <w:rFonts w:ascii="Times New Roman" w:hAnsi="Times New Roman"/>
          <w:b w:val="0"/>
          <w:bCs w:val="0"/>
          <w:sz w:val="22"/>
          <w:szCs w:val="22"/>
        </w:rPr>
        <w:t>.1.</w:t>
      </w:r>
      <w:r w:rsidR="00DC30AD" w:rsidRPr="00E672A3">
        <w:rPr>
          <w:rFonts w:ascii="Times New Roman" w:hAnsi="Times New Roman"/>
          <w:b w:val="0"/>
          <w:bCs w:val="0"/>
          <w:sz w:val="22"/>
          <w:szCs w:val="22"/>
        </w:rPr>
        <w:t>4</w:t>
      </w:r>
      <w:r w:rsidR="00C7601C" w:rsidRPr="00E672A3">
        <w:rPr>
          <w:rFonts w:ascii="Times New Roman" w:hAnsi="Times New Roman"/>
          <w:b w:val="0"/>
          <w:bCs w:val="0"/>
          <w:sz w:val="22"/>
          <w:szCs w:val="22"/>
        </w:rPr>
        <w:t xml:space="preserve">   in case of a force majeure event</w:t>
      </w:r>
      <w:r w:rsidRPr="00E672A3">
        <w:rPr>
          <w:rFonts w:ascii="Times New Roman" w:hAnsi="Times New Roman"/>
          <w:b w:val="0"/>
          <w:bCs w:val="0"/>
          <w:sz w:val="22"/>
          <w:szCs w:val="22"/>
        </w:rPr>
        <w:t>. Force Majeure refers to namely circumstances beyond the control of either party which shall include, acts of God, fire, flood, civil commotion, acts of local government or parliamentary authority, breakdown of power supplies and of communications lines</w:t>
      </w:r>
      <w:r w:rsidR="00C7601C" w:rsidRPr="00E672A3">
        <w:rPr>
          <w:rFonts w:ascii="Times New Roman" w:hAnsi="Times New Roman"/>
          <w:b w:val="0"/>
          <w:bCs w:val="0"/>
          <w:sz w:val="22"/>
          <w:szCs w:val="22"/>
        </w:rPr>
        <w:t>; or</w:t>
      </w:r>
    </w:p>
    <w:p w14:paraId="73923867" w14:textId="5DBA0571" w:rsidR="00C7601C" w:rsidRPr="00E672A3" w:rsidRDefault="00B12D35" w:rsidP="00E672A3">
      <w:pPr>
        <w:pStyle w:val="Heading2"/>
        <w:numPr>
          <w:ilvl w:val="0"/>
          <w:numId w:val="0"/>
        </w:numPr>
        <w:ind w:left="1002" w:hanging="576"/>
        <w:jc w:val="both"/>
        <w:rPr>
          <w:rFonts w:ascii="Times New Roman" w:hAnsi="Times New Roman"/>
          <w:sz w:val="22"/>
          <w:szCs w:val="22"/>
        </w:rPr>
      </w:pPr>
      <w:r w:rsidRPr="00E672A3">
        <w:rPr>
          <w:rFonts w:ascii="Times New Roman" w:hAnsi="Times New Roman"/>
          <w:sz w:val="22"/>
          <w:szCs w:val="22"/>
        </w:rPr>
        <w:t>7</w:t>
      </w:r>
      <w:r w:rsidR="00C7601C" w:rsidRPr="00E672A3">
        <w:rPr>
          <w:rFonts w:ascii="Times New Roman" w:hAnsi="Times New Roman"/>
          <w:sz w:val="22"/>
          <w:szCs w:val="22"/>
        </w:rPr>
        <w:t>.</w:t>
      </w:r>
      <w:r w:rsidR="00DC30AD" w:rsidRPr="00E672A3">
        <w:rPr>
          <w:rFonts w:ascii="Times New Roman" w:hAnsi="Times New Roman"/>
          <w:sz w:val="22"/>
          <w:szCs w:val="22"/>
        </w:rPr>
        <w:t>2</w:t>
      </w:r>
      <w:r w:rsidR="00C7601C" w:rsidRPr="00E672A3">
        <w:rPr>
          <w:rFonts w:ascii="Times New Roman" w:hAnsi="Times New Roman"/>
          <w:sz w:val="22"/>
          <w:szCs w:val="22"/>
        </w:rPr>
        <w:t xml:space="preserve"> Either Party may, in its absolute discretion, at any time terminate this Agreement upon giving not less than </w:t>
      </w:r>
      <w:r w:rsidRPr="00E672A3">
        <w:rPr>
          <w:rFonts w:ascii="Times New Roman" w:hAnsi="Times New Roman"/>
          <w:sz w:val="22"/>
          <w:szCs w:val="22"/>
        </w:rPr>
        <w:t>three</w:t>
      </w:r>
      <w:r w:rsidR="00C7601C" w:rsidRPr="00E672A3">
        <w:rPr>
          <w:rFonts w:ascii="Times New Roman" w:hAnsi="Times New Roman"/>
          <w:sz w:val="22"/>
          <w:szCs w:val="22"/>
        </w:rPr>
        <w:t xml:space="preserve"> (</w:t>
      </w:r>
      <w:r w:rsidRPr="00E672A3">
        <w:rPr>
          <w:rFonts w:ascii="Times New Roman" w:hAnsi="Times New Roman"/>
          <w:sz w:val="22"/>
          <w:szCs w:val="22"/>
        </w:rPr>
        <w:t>3</w:t>
      </w:r>
      <w:r w:rsidR="00C7601C" w:rsidRPr="00E672A3">
        <w:rPr>
          <w:rFonts w:ascii="Times New Roman" w:hAnsi="Times New Roman"/>
          <w:sz w:val="22"/>
          <w:szCs w:val="22"/>
        </w:rPr>
        <w:t xml:space="preserve">) months prior written notice to the </w:t>
      </w:r>
      <w:r w:rsidR="00C7601C" w:rsidRPr="00E672A3">
        <w:rPr>
          <w:rFonts w:ascii="Times New Roman" w:hAnsi="Times New Roman"/>
          <w:snapToGrid w:val="0"/>
          <w:sz w:val="22"/>
          <w:szCs w:val="22"/>
        </w:rPr>
        <w:t>other</w:t>
      </w:r>
      <w:r w:rsidR="00C7601C" w:rsidRPr="00E672A3">
        <w:rPr>
          <w:rFonts w:ascii="Times New Roman" w:hAnsi="Times New Roman"/>
          <w:sz w:val="22"/>
          <w:szCs w:val="22"/>
        </w:rPr>
        <w:t xml:space="preserve">. </w:t>
      </w:r>
    </w:p>
    <w:p w14:paraId="4B8AB962" w14:textId="77777777" w:rsidR="00C7601C" w:rsidRPr="00B12D35" w:rsidRDefault="00C7601C" w:rsidP="00C7601C">
      <w:pPr>
        <w:pStyle w:val="Heading1"/>
        <w:numPr>
          <w:ilvl w:val="0"/>
          <w:numId w:val="0"/>
        </w:numPr>
        <w:rPr>
          <w:rFonts w:ascii="Times New Roman" w:hAnsi="Times New Roman"/>
          <w:sz w:val="22"/>
          <w:szCs w:val="22"/>
          <w:highlight w:val="yellow"/>
        </w:rPr>
      </w:pPr>
    </w:p>
    <w:p w14:paraId="23F6C915" w14:textId="77777777" w:rsidR="00C7601C" w:rsidRPr="00B12D35" w:rsidRDefault="00C7601C" w:rsidP="00C7601C">
      <w:pPr>
        <w:ind w:left="1134" w:hanging="708"/>
        <w:rPr>
          <w:rFonts w:ascii="Times New Roman" w:hAnsi="Times New Roman"/>
          <w:bCs/>
          <w:snapToGrid w:val="0"/>
          <w:sz w:val="22"/>
          <w:szCs w:val="22"/>
        </w:rPr>
      </w:pPr>
    </w:p>
    <w:p w14:paraId="4D8CF45C" w14:textId="2C126FA4" w:rsidR="00C7601C" w:rsidRPr="00B12D35" w:rsidRDefault="00C7601C" w:rsidP="00DC30AD">
      <w:pPr>
        <w:pStyle w:val="Heading1"/>
        <w:numPr>
          <w:ilvl w:val="0"/>
          <w:numId w:val="25"/>
        </w:numPr>
        <w:rPr>
          <w:rFonts w:ascii="Times New Roman" w:hAnsi="Times New Roman"/>
          <w:sz w:val="22"/>
          <w:szCs w:val="22"/>
        </w:rPr>
      </w:pPr>
      <w:r w:rsidRPr="00B12D35">
        <w:rPr>
          <w:rFonts w:ascii="Times New Roman" w:hAnsi="Times New Roman"/>
          <w:sz w:val="22"/>
          <w:szCs w:val="22"/>
        </w:rPr>
        <w:t>CONSEQUENCES OF TERMINATION</w:t>
      </w:r>
    </w:p>
    <w:p w14:paraId="33873D12" w14:textId="77777777" w:rsidR="00C7601C" w:rsidRPr="00B12D35" w:rsidRDefault="00C7601C" w:rsidP="00C7601C">
      <w:pPr>
        <w:rPr>
          <w:rFonts w:ascii="Times New Roman" w:hAnsi="Times New Roman"/>
          <w:sz w:val="22"/>
          <w:szCs w:val="22"/>
        </w:rPr>
      </w:pPr>
    </w:p>
    <w:p w14:paraId="663EB899" w14:textId="35D850E4"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t>In the event of expiration, cancellation, completion or termination of this Agreement:</w:t>
      </w:r>
    </w:p>
    <w:p w14:paraId="0F3CB65A" w14:textId="77777777" w:rsidR="00C7601C" w:rsidRPr="00B12D35" w:rsidRDefault="00C7601C" w:rsidP="00C7601C">
      <w:pPr>
        <w:rPr>
          <w:rFonts w:ascii="Times New Roman" w:hAnsi="Times New Roman"/>
          <w:sz w:val="22"/>
          <w:szCs w:val="22"/>
        </w:rPr>
      </w:pPr>
    </w:p>
    <w:p w14:paraId="662496C1" w14:textId="2B9A728A" w:rsidR="00C7601C" w:rsidRPr="00DC30AD" w:rsidRDefault="00C7601C"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r w:rsidRPr="00DC30AD">
        <w:rPr>
          <w:rFonts w:ascii="Times New Roman" w:hAnsi="Times New Roman"/>
          <w:b w:val="0"/>
          <w:bCs w:val="0"/>
          <w:sz w:val="22"/>
          <w:szCs w:val="22"/>
        </w:rPr>
        <w:t>Each Party</w:t>
      </w:r>
      <w:r w:rsidRPr="00DC30AD">
        <w:rPr>
          <w:rFonts w:ascii="Times New Roman" w:hAnsi="Times New Roman"/>
          <w:b w:val="0"/>
          <w:bCs w:val="0"/>
          <w:snapToGrid w:val="0"/>
          <w:sz w:val="22"/>
          <w:szCs w:val="22"/>
        </w:rPr>
        <w:t xml:space="preserve"> </w:t>
      </w:r>
      <w:r w:rsidRPr="00DC30AD">
        <w:rPr>
          <w:rFonts w:ascii="Times New Roman" w:hAnsi="Times New Roman"/>
          <w:b w:val="0"/>
          <w:bCs w:val="0"/>
          <w:sz w:val="22"/>
          <w:szCs w:val="22"/>
        </w:rPr>
        <w:t>shall pay forthwith any monies, claims or advances due up to and including the date</w:t>
      </w:r>
      <w:r w:rsidR="00DC30AD" w:rsidRPr="00DC30AD">
        <w:rPr>
          <w:rFonts w:ascii="Times New Roman" w:hAnsi="Times New Roman"/>
          <w:b w:val="0"/>
          <w:bCs w:val="0"/>
          <w:sz w:val="22"/>
          <w:szCs w:val="22"/>
        </w:rPr>
        <w:t xml:space="preserve"> </w:t>
      </w:r>
      <w:r w:rsidRPr="00DC30AD">
        <w:rPr>
          <w:rFonts w:ascii="Times New Roman" w:hAnsi="Times New Roman"/>
          <w:b w:val="0"/>
          <w:bCs w:val="0"/>
          <w:sz w:val="22"/>
          <w:szCs w:val="22"/>
        </w:rPr>
        <w:t>of termination in accordance with this Agreement; and</w:t>
      </w:r>
    </w:p>
    <w:p w14:paraId="24B858EF" w14:textId="23767DFD" w:rsidR="00C7601C" w:rsidRPr="00DC30AD" w:rsidRDefault="00DC30AD" w:rsidP="00DC30AD">
      <w:pPr>
        <w:pStyle w:val="Heading3"/>
        <w:keepNext/>
        <w:keepLines/>
        <w:numPr>
          <w:ilvl w:val="2"/>
          <w:numId w:val="36"/>
        </w:numPr>
        <w:spacing w:before="200" w:beforeAutospacing="0" w:after="0" w:afterAutospacing="0"/>
        <w:jc w:val="both"/>
        <w:rPr>
          <w:rFonts w:ascii="Times New Roman" w:hAnsi="Times New Roman"/>
          <w:b w:val="0"/>
          <w:bCs w:val="0"/>
          <w:sz w:val="22"/>
          <w:szCs w:val="22"/>
        </w:rPr>
      </w:pPr>
      <w:bookmarkStart w:id="173" w:name="_Ref22352668"/>
      <w:bookmarkStart w:id="174" w:name="_Ref25639125"/>
      <w:r w:rsidRPr="00DC30AD">
        <w:rPr>
          <w:rFonts w:ascii="Times New Roman" w:hAnsi="Times New Roman"/>
          <w:b w:val="0"/>
          <w:bCs w:val="0"/>
          <w:sz w:val="22"/>
          <w:szCs w:val="22"/>
        </w:rPr>
        <w:t xml:space="preserve">Trimline </w:t>
      </w:r>
      <w:r w:rsidR="00C7601C" w:rsidRPr="00DC30AD">
        <w:rPr>
          <w:rFonts w:ascii="Times New Roman" w:hAnsi="Times New Roman"/>
          <w:b w:val="0"/>
          <w:bCs w:val="0"/>
          <w:sz w:val="22"/>
          <w:szCs w:val="22"/>
        </w:rPr>
        <w:t xml:space="preserve">shall render reasonable assistance to </w:t>
      </w:r>
      <w:r w:rsidRPr="00DC30AD">
        <w:rPr>
          <w:rFonts w:ascii="Times New Roman" w:hAnsi="Times New Roman"/>
          <w:b w:val="0"/>
          <w:bCs w:val="0"/>
          <w:sz w:val="22"/>
          <w:szCs w:val="22"/>
        </w:rPr>
        <w:t>the Sacco</w:t>
      </w:r>
      <w:r w:rsidR="00C7601C" w:rsidRPr="00DC30AD">
        <w:rPr>
          <w:rFonts w:ascii="Times New Roman" w:hAnsi="Times New Roman"/>
          <w:b w:val="0"/>
          <w:bCs w:val="0"/>
          <w:sz w:val="22"/>
          <w:szCs w:val="22"/>
        </w:rPr>
        <w:t xml:space="preserve"> and its Affiliated Companies, if requested, (the pre-agreed costs of which (if any) shall, be reimbursed by </w:t>
      </w:r>
      <w:r w:rsidRPr="00DC30AD">
        <w:rPr>
          <w:rFonts w:ascii="Times New Roman" w:hAnsi="Times New Roman"/>
          <w:b w:val="0"/>
          <w:bCs w:val="0"/>
          <w:sz w:val="22"/>
          <w:szCs w:val="22"/>
        </w:rPr>
        <w:t>Trimline</w:t>
      </w:r>
      <w:r w:rsidR="00C7601C" w:rsidRPr="00DC30AD">
        <w:rPr>
          <w:rFonts w:ascii="Times New Roman" w:hAnsi="Times New Roman"/>
          <w:b w:val="0"/>
          <w:bCs w:val="0"/>
          <w:sz w:val="22"/>
          <w:szCs w:val="22"/>
        </w:rPr>
        <w:t xml:space="preserve">, to the extent necessary to </w:t>
      </w:r>
      <w:proofErr w:type="gramStart"/>
      <w:r w:rsidR="00C7601C" w:rsidRPr="00DC30AD">
        <w:rPr>
          <w:rFonts w:ascii="Times New Roman" w:hAnsi="Times New Roman"/>
          <w:b w:val="0"/>
          <w:bCs w:val="0"/>
          <w:sz w:val="22"/>
          <w:szCs w:val="22"/>
        </w:rPr>
        <w:t>effect</w:t>
      </w:r>
      <w:proofErr w:type="gramEnd"/>
      <w:r w:rsidR="00C7601C" w:rsidRPr="00DC30AD">
        <w:rPr>
          <w:rFonts w:ascii="Times New Roman" w:hAnsi="Times New Roman"/>
          <w:b w:val="0"/>
          <w:bCs w:val="0"/>
          <w:sz w:val="22"/>
          <w:szCs w:val="22"/>
        </w:rPr>
        <w:t xml:space="preserve"> an orderly resumption by the </w:t>
      </w:r>
      <w:r w:rsidRPr="00DC30AD">
        <w:rPr>
          <w:rFonts w:ascii="Times New Roman" w:hAnsi="Times New Roman"/>
          <w:b w:val="0"/>
          <w:bCs w:val="0"/>
          <w:sz w:val="22"/>
          <w:szCs w:val="22"/>
        </w:rPr>
        <w:t>Sacco</w:t>
      </w:r>
      <w:r w:rsidR="00C7601C" w:rsidRPr="00DC30AD">
        <w:rPr>
          <w:rFonts w:ascii="Times New Roman" w:hAnsi="Times New Roman"/>
          <w:b w:val="0"/>
          <w:bCs w:val="0"/>
          <w:sz w:val="22"/>
          <w:szCs w:val="22"/>
        </w:rPr>
        <w:t xml:space="preserve"> of services to its Customers. </w:t>
      </w:r>
      <w:bookmarkStart w:id="175" w:name="_Ref22352683"/>
      <w:bookmarkEnd w:id="173"/>
      <w:bookmarkEnd w:id="174"/>
    </w:p>
    <w:p w14:paraId="4F38951A" w14:textId="77777777" w:rsidR="00C7601C" w:rsidRPr="00B12D35" w:rsidRDefault="00C7601C" w:rsidP="00C7601C">
      <w:pPr>
        <w:ind w:left="284" w:hanging="426"/>
        <w:rPr>
          <w:rFonts w:ascii="Times New Roman" w:hAnsi="Times New Roman"/>
          <w:sz w:val="22"/>
          <w:szCs w:val="22"/>
          <w:lang w:val="en-GB"/>
        </w:rPr>
      </w:pPr>
    </w:p>
    <w:p w14:paraId="48BCDCD6" w14:textId="77777777" w:rsidR="00C7601C" w:rsidRPr="00B12D35" w:rsidRDefault="00C7601C" w:rsidP="00DC30AD">
      <w:pPr>
        <w:pStyle w:val="Heading2"/>
        <w:keepLines/>
        <w:numPr>
          <w:ilvl w:val="1"/>
          <w:numId w:val="36"/>
        </w:numPr>
        <w:jc w:val="both"/>
        <w:rPr>
          <w:rFonts w:ascii="Times New Roman" w:hAnsi="Times New Roman"/>
          <w:sz w:val="22"/>
          <w:szCs w:val="22"/>
        </w:rPr>
      </w:pPr>
      <w:r w:rsidRPr="00B12D35">
        <w:rPr>
          <w:rFonts w:ascii="Times New Roman" w:hAnsi="Times New Roman"/>
          <w:sz w:val="22"/>
          <w:szCs w:val="22"/>
        </w:rPr>
        <w:lastRenderedPageBreak/>
        <w:t>Termination in accordance with the Agreement shall not prejudice or affect any right or action or remedy which has accrued or shall thereafter accrue to either Party.</w:t>
      </w:r>
      <w:bookmarkEnd w:id="175"/>
    </w:p>
    <w:p w14:paraId="5E63F542" w14:textId="67715706" w:rsidR="00C7601C" w:rsidRPr="00B12D35" w:rsidRDefault="00C7601C" w:rsidP="00DC30AD">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INDEMNITY</w:t>
      </w:r>
    </w:p>
    <w:p w14:paraId="3BC4C70F" w14:textId="76B185CC" w:rsidR="00C7601C" w:rsidRPr="00B12D35" w:rsidRDefault="00C7601C" w:rsidP="00C7601C">
      <w:pPr>
        <w:contextualSpacing/>
        <w:jc w:val="both"/>
        <w:rPr>
          <w:rFonts w:ascii="Times New Roman" w:hAnsi="Times New Roman"/>
          <w:sz w:val="22"/>
          <w:szCs w:val="22"/>
        </w:rPr>
      </w:pPr>
      <w:r w:rsidRPr="00B12D35">
        <w:rPr>
          <w:rFonts w:ascii="Times New Roman" w:hAnsi="Times New Roman"/>
          <w:sz w:val="22"/>
          <w:szCs w:val="22"/>
        </w:rPr>
        <w:t>T</w:t>
      </w:r>
      <w:r w:rsidR="00DC30AD">
        <w:rPr>
          <w:rFonts w:ascii="Times New Roman" w:hAnsi="Times New Roman"/>
          <w:sz w:val="22"/>
          <w:szCs w:val="22"/>
        </w:rPr>
        <w:t>rimline</w:t>
      </w:r>
      <w:r w:rsidRPr="00B12D35">
        <w:rPr>
          <w:rFonts w:ascii="Times New Roman" w:hAnsi="Times New Roman"/>
          <w:sz w:val="22"/>
          <w:szCs w:val="22"/>
        </w:rPr>
        <w:t xml:space="preserve"> acknowledges that </w:t>
      </w:r>
      <w:r w:rsidR="00DC30AD">
        <w:rPr>
          <w:rFonts w:ascii="Times New Roman" w:hAnsi="Times New Roman"/>
          <w:sz w:val="22"/>
          <w:szCs w:val="22"/>
        </w:rPr>
        <w:t xml:space="preserve">it is </w:t>
      </w:r>
      <w:r w:rsidRPr="00B12D35">
        <w:rPr>
          <w:rFonts w:ascii="Times New Roman" w:hAnsi="Times New Roman"/>
          <w:sz w:val="22"/>
          <w:szCs w:val="22"/>
        </w:rPr>
        <w:t xml:space="preserve">wholly responsible and liable for all actions or omissions of </w:t>
      </w:r>
      <w:r w:rsidR="00DC30AD">
        <w:rPr>
          <w:rFonts w:ascii="Times New Roman" w:hAnsi="Times New Roman"/>
          <w:sz w:val="22"/>
          <w:szCs w:val="22"/>
        </w:rPr>
        <w:t xml:space="preserve">its agents/servants concerning the </w:t>
      </w:r>
      <w:r w:rsidR="00E672A3">
        <w:rPr>
          <w:rFonts w:ascii="Times New Roman" w:hAnsi="Times New Roman"/>
          <w:sz w:val="22"/>
          <w:szCs w:val="22"/>
        </w:rPr>
        <w:t>contract herein</w:t>
      </w:r>
      <w:r w:rsidRPr="00B12D35">
        <w:rPr>
          <w:rFonts w:ascii="Times New Roman" w:hAnsi="Times New Roman"/>
          <w:sz w:val="22"/>
          <w:szCs w:val="22"/>
        </w:rPr>
        <w:t xml:space="preserve"> and </w:t>
      </w:r>
      <w:r w:rsidR="00E672A3">
        <w:rPr>
          <w:rFonts w:ascii="Times New Roman" w:hAnsi="Times New Roman"/>
          <w:sz w:val="22"/>
          <w:szCs w:val="22"/>
        </w:rPr>
        <w:t>Trimline</w:t>
      </w:r>
      <w:r w:rsidRPr="00B12D35">
        <w:rPr>
          <w:rFonts w:ascii="Times New Roman" w:hAnsi="Times New Roman"/>
          <w:sz w:val="22"/>
          <w:szCs w:val="22"/>
        </w:rPr>
        <w:t xml:space="preserve"> hereby indemnifies the Sacco against all and any losses liabilities, damages, costs and expenses and will defend, indemnify and hold the Sacco harmless from and against claims by third parties</w:t>
      </w:r>
      <w:r w:rsidR="00E672A3">
        <w:rPr>
          <w:rFonts w:ascii="Times New Roman" w:hAnsi="Times New Roman"/>
          <w:sz w:val="22"/>
          <w:szCs w:val="22"/>
        </w:rPr>
        <w:t xml:space="preserve"> </w:t>
      </w:r>
      <w:r w:rsidRPr="00B12D35">
        <w:rPr>
          <w:rFonts w:ascii="Times New Roman" w:hAnsi="Times New Roman"/>
          <w:sz w:val="22"/>
          <w:szCs w:val="22"/>
        </w:rPr>
        <w:t xml:space="preserve">(including the Sacco’s customers) arising from or attributable to the actions or omissions of </w:t>
      </w:r>
      <w:r w:rsidR="00E672A3">
        <w:rPr>
          <w:rFonts w:ascii="Times New Roman" w:hAnsi="Times New Roman"/>
          <w:sz w:val="22"/>
          <w:szCs w:val="22"/>
        </w:rPr>
        <w:t>Trimline</w:t>
      </w:r>
      <w:r w:rsidRPr="00B12D35">
        <w:rPr>
          <w:rFonts w:ascii="Times New Roman" w:hAnsi="Times New Roman"/>
          <w:sz w:val="22"/>
          <w:szCs w:val="22"/>
        </w:rPr>
        <w:t>.</w:t>
      </w:r>
    </w:p>
    <w:p w14:paraId="07155B60" w14:textId="77777777" w:rsidR="00C7601C" w:rsidRPr="00B12D35" w:rsidRDefault="00C7601C" w:rsidP="00C7601C">
      <w:pPr>
        <w:contextualSpacing/>
        <w:jc w:val="both"/>
        <w:rPr>
          <w:rFonts w:ascii="Times New Roman" w:hAnsi="Times New Roman"/>
          <w:sz w:val="22"/>
          <w:szCs w:val="22"/>
        </w:rPr>
      </w:pPr>
    </w:p>
    <w:p w14:paraId="595F2BF1" w14:textId="5F01710C" w:rsidR="00C7601C" w:rsidRPr="00B12D35" w:rsidRDefault="00C7601C" w:rsidP="00E672A3">
      <w:pPr>
        <w:numPr>
          <w:ilvl w:val="0"/>
          <w:numId w:val="36"/>
        </w:numPr>
        <w:contextualSpacing/>
        <w:jc w:val="both"/>
        <w:rPr>
          <w:rFonts w:ascii="Times New Roman" w:hAnsi="Times New Roman"/>
          <w:b/>
          <w:sz w:val="22"/>
          <w:szCs w:val="22"/>
        </w:rPr>
      </w:pPr>
      <w:r w:rsidRPr="00B12D35">
        <w:rPr>
          <w:rFonts w:ascii="Times New Roman" w:hAnsi="Times New Roman"/>
          <w:b/>
          <w:sz w:val="22"/>
          <w:szCs w:val="22"/>
        </w:rPr>
        <w:t>CONFIDENTIAL INFORMATION</w:t>
      </w:r>
    </w:p>
    <w:p w14:paraId="3325B3FD" w14:textId="4074462E" w:rsidR="00C7601C" w:rsidRPr="00B12D35" w:rsidRDefault="00C7601C" w:rsidP="00C7601C">
      <w:pPr>
        <w:contextualSpacing/>
        <w:jc w:val="both"/>
        <w:rPr>
          <w:rFonts w:ascii="Times New Roman" w:hAnsi="Times New Roman"/>
          <w:b/>
          <w:sz w:val="22"/>
          <w:szCs w:val="22"/>
        </w:rPr>
      </w:pPr>
      <w:r w:rsidRPr="00B12D35">
        <w:rPr>
          <w:rFonts w:ascii="Times New Roman" w:hAnsi="Times New Roman"/>
          <w:sz w:val="22"/>
          <w:szCs w:val="22"/>
        </w:rPr>
        <w:t xml:space="preserve">It is hereby expressly declared that all customer Confidential Information shall be the property of the Sacco and </w:t>
      </w:r>
      <w:r w:rsidR="00E672A3">
        <w:rPr>
          <w:rFonts w:ascii="Times New Roman" w:hAnsi="Times New Roman"/>
          <w:sz w:val="22"/>
          <w:szCs w:val="22"/>
        </w:rPr>
        <w:t>Trimline</w:t>
      </w:r>
      <w:r w:rsidRPr="00B12D35">
        <w:rPr>
          <w:rFonts w:ascii="Times New Roman" w:hAnsi="Times New Roman"/>
          <w:sz w:val="22"/>
          <w:szCs w:val="22"/>
        </w:rPr>
        <w:t xml:space="preserve"> shall not divulge or allow to be divulged, at any time during the course of or following termination of this Agreement, any customer confidential information or Sacco confidential information </w:t>
      </w:r>
      <w:r w:rsidR="00E672A3">
        <w:rPr>
          <w:rFonts w:ascii="Times New Roman" w:hAnsi="Times New Roman"/>
          <w:sz w:val="22"/>
          <w:szCs w:val="22"/>
        </w:rPr>
        <w:t>that comes to its knowledge in execution of this contract</w:t>
      </w:r>
      <w:r w:rsidRPr="00B12D35">
        <w:rPr>
          <w:rFonts w:ascii="Times New Roman" w:hAnsi="Times New Roman"/>
          <w:sz w:val="22"/>
          <w:szCs w:val="22"/>
        </w:rPr>
        <w:t xml:space="preserve"> without the consent of the Sacco.</w:t>
      </w:r>
    </w:p>
    <w:p w14:paraId="4876B8EB" w14:textId="77777777" w:rsidR="00C7601C" w:rsidRPr="00B12D35" w:rsidRDefault="00C7601C" w:rsidP="00C7601C">
      <w:pPr>
        <w:jc w:val="both"/>
        <w:rPr>
          <w:rFonts w:ascii="Times New Roman" w:hAnsi="Times New Roman"/>
          <w:bCs/>
          <w:sz w:val="22"/>
          <w:szCs w:val="22"/>
        </w:rPr>
      </w:pPr>
    </w:p>
    <w:p w14:paraId="1A32A118" w14:textId="77777777" w:rsidR="00C7601C" w:rsidRPr="00B12D35" w:rsidRDefault="00C7601C" w:rsidP="00C7601C">
      <w:pPr>
        <w:jc w:val="both"/>
        <w:rPr>
          <w:rFonts w:ascii="Times New Roman" w:hAnsi="Times New Roman"/>
          <w:sz w:val="22"/>
          <w:szCs w:val="22"/>
        </w:rPr>
      </w:pPr>
    </w:p>
    <w:p w14:paraId="235ADBC7" w14:textId="37196DE5" w:rsidR="00C7601C" w:rsidRPr="00B12D35" w:rsidRDefault="00E672A3" w:rsidP="00E672A3">
      <w:pPr>
        <w:numPr>
          <w:ilvl w:val="0"/>
          <w:numId w:val="36"/>
        </w:numPr>
        <w:jc w:val="both"/>
        <w:rPr>
          <w:rFonts w:ascii="Times New Roman" w:hAnsi="Times New Roman"/>
          <w:b/>
          <w:sz w:val="22"/>
          <w:szCs w:val="22"/>
        </w:rPr>
      </w:pPr>
      <w:r>
        <w:rPr>
          <w:rFonts w:ascii="Times New Roman" w:hAnsi="Times New Roman"/>
          <w:b/>
          <w:sz w:val="22"/>
          <w:szCs w:val="22"/>
        </w:rPr>
        <w:t>RELATIONSHIP</w:t>
      </w:r>
    </w:p>
    <w:p w14:paraId="6FAE34C3" w14:textId="2D94FC43"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.1 This Agreement does not constitute an employment contract. Both parties shall retain their sole and absolute discretion in the manner and means of carrying out their activities and responsibilities under this Agreement.</w:t>
      </w:r>
    </w:p>
    <w:p w14:paraId="092B0405" w14:textId="77777777" w:rsidR="00C7601C" w:rsidRPr="00B12D35" w:rsidRDefault="00C7601C" w:rsidP="00C7601C">
      <w:pPr>
        <w:ind w:left="142" w:hanging="142"/>
        <w:jc w:val="both"/>
        <w:rPr>
          <w:rFonts w:ascii="Times New Roman" w:hAnsi="Times New Roman"/>
          <w:sz w:val="22"/>
          <w:szCs w:val="22"/>
        </w:rPr>
      </w:pPr>
    </w:p>
    <w:p w14:paraId="5245EBF0" w14:textId="1ACB8A11" w:rsidR="00C7601C" w:rsidRPr="00B12D35" w:rsidRDefault="00E672A3" w:rsidP="00C7601C">
      <w:pPr>
        <w:jc w:val="both"/>
        <w:rPr>
          <w:rFonts w:ascii="Times New Roman" w:hAnsi="Times New Roman"/>
          <w:sz w:val="22"/>
          <w:szCs w:val="22"/>
        </w:rPr>
      </w:pPr>
      <w:r>
        <w:rPr>
          <w:rFonts w:ascii="Times New Roman" w:hAnsi="Times New Roman"/>
          <w:sz w:val="22"/>
          <w:szCs w:val="22"/>
        </w:rPr>
        <w:t>11</w:t>
      </w:r>
      <w:r w:rsidR="00C7601C" w:rsidRPr="00B12D35">
        <w:rPr>
          <w:rFonts w:ascii="Times New Roman" w:hAnsi="Times New Roman"/>
          <w:sz w:val="22"/>
          <w:szCs w:val="22"/>
        </w:rPr>
        <w:t xml:space="preserve">.2 This Agreement shall not be considered or construed to be a partnership or joint venture and the Sacco shall not be liable for any obligations incurred by </w:t>
      </w:r>
      <w:r>
        <w:rPr>
          <w:rFonts w:ascii="Times New Roman" w:hAnsi="Times New Roman"/>
          <w:sz w:val="22"/>
          <w:szCs w:val="22"/>
        </w:rPr>
        <w:t>Trimline</w:t>
      </w:r>
      <w:r w:rsidR="00C7601C" w:rsidRPr="00B12D35">
        <w:rPr>
          <w:rFonts w:ascii="Times New Roman" w:hAnsi="Times New Roman"/>
          <w:sz w:val="22"/>
          <w:szCs w:val="22"/>
        </w:rPr>
        <w:t xml:space="preserve"> unless specifically </w:t>
      </w:r>
      <w:proofErr w:type="spellStart"/>
      <w:r w:rsidR="00C7601C" w:rsidRPr="00B12D35">
        <w:rPr>
          <w:rFonts w:ascii="Times New Roman" w:hAnsi="Times New Roman"/>
          <w:sz w:val="22"/>
          <w:szCs w:val="22"/>
        </w:rPr>
        <w:t>authorised</w:t>
      </w:r>
      <w:proofErr w:type="spellEnd"/>
      <w:r w:rsidR="00C7601C" w:rsidRPr="00B12D35">
        <w:rPr>
          <w:rFonts w:ascii="Times New Roman" w:hAnsi="Times New Roman"/>
          <w:sz w:val="22"/>
          <w:szCs w:val="22"/>
        </w:rPr>
        <w:t xml:space="preserve"> in writing.</w:t>
      </w:r>
    </w:p>
    <w:p w14:paraId="5F7931E6" w14:textId="77777777" w:rsidR="00C7601C" w:rsidRPr="00B12D35" w:rsidRDefault="00C7601C" w:rsidP="00C7601C">
      <w:pPr>
        <w:jc w:val="both"/>
        <w:rPr>
          <w:rFonts w:ascii="Times New Roman" w:hAnsi="Times New Roman"/>
          <w:b/>
          <w:sz w:val="22"/>
          <w:szCs w:val="22"/>
        </w:rPr>
      </w:pPr>
    </w:p>
    <w:p w14:paraId="5C56AAB4" w14:textId="77777777" w:rsidR="007021B5" w:rsidRDefault="00C7601C" w:rsidP="00C7601C">
      <w:pPr>
        <w:numPr>
          <w:ilvl w:val="0"/>
          <w:numId w:val="36"/>
        </w:numPr>
        <w:jc w:val="both"/>
        <w:rPr>
          <w:rFonts w:ascii="Times New Roman" w:hAnsi="Times New Roman"/>
          <w:b/>
          <w:sz w:val="22"/>
          <w:szCs w:val="22"/>
        </w:rPr>
      </w:pPr>
      <w:r w:rsidRPr="00B12D35">
        <w:rPr>
          <w:rFonts w:ascii="Times New Roman" w:hAnsi="Times New Roman"/>
          <w:b/>
          <w:sz w:val="22"/>
          <w:szCs w:val="22"/>
        </w:rPr>
        <w:t>NOTICES</w:t>
      </w:r>
    </w:p>
    <w:p w14:paraId="5B5D6DBF"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Any notice to be given hereunder by any party to the other may be affected either by personal delivery in writing or by mail, registered or certified, postage pre-paid with return receipt requested.</w:t>
      </w:r>
    </w:p>
    <w:p w14:paraId="4A8DD4E6" w14:textId="77777777" w:rsid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Mailed notices shall be addressed to the parties at the addresses appearing in the introductory paragraphs of this Agreement, but each party may change their address by written notice in accordance with this paragraph.</w:t>
      </w:r>
    </w:p>
    <w:p w14:paraId="26AC5DA4" w14:textId="2CF1927F" w:rsidR="00C7601C" w:rsidRPr="007021B5" w:rsidRDefault="00C7601C" w:rsidP="00C7601C">
      <w:pPr>
        <w:numPr>
          <w:ilvl w:val="1"/>
          <w:numId w:val="36"/>
        </w:numPr>
        <w:jc w:val="both"/>
        <w:rPr>
          <w:rFonts w:ascii="Times New Roman" w:hAnsi="Times New Roman"/>
          <w:b/>
          <w:sz w:val="22"/>
          <w:szCs w:val="22"/>
        </w:rPr>
      </w:pPr>
      <w:r w:rsidRPr="007021B5">
        <w:rPr>
          <w:rFonts w:ascii="Times New Roman" w:hAnsi="Times New Roman"/>
          <w:sz w:val="22"/>
          <w:szCs w:val="22"/>
        </w:rPr>
        <w:t>Notices delivered personally shall be deemed communicated as of actual receipt; mailed notices shall be deemed communicated as of seven (7) days after mailing.</w:t>
      </w:r>
    </w:p>
    <w:p w14:paraId="3D9123A6" w14:textId="77777777" w:rsidR="00C7601C" w:rsidRPr="00B12D35" w:rsidRDefault="00C7601C" w:rsidP="00C7601C">
      <w:pPr>
        <w:jc w:val="both"/>
        <w:rPr>
          <w:rFonts w:ascii="Times New Roman" w:hAnsi="Times New Roman"/>
          <w:b/>
          <w:sz w:val="22"/>
          <w:szCs w:val="22"/>
        </w:rPr>
      </w:pPr>
    </w:p>
    <w:p w14:paraId="041168F1" w14:textId="01F19730" w:rsidR="00C7601C" w:rsidRPr="00B12D35" w:rsidRDefault="00C7601C" w:rsidP="00E672A3">
      <w:pPr>
        <w:numPr>
          <w:ilvl w:val="0"/>
          <w:numId w:val="36"/>
        </w:numPr>
        <w:jc w:val="both"/>
        <w:rPr>
          <w:rFonts w:ascii="Times New Roman" w:hAnsi="Times New Roman"/>
          <w:b/>
          <w:sz w:val="22"/>
          <w:szCs w:val="22"/>
        </w:rPr>
      </w:pPr>
      <w:r w:rsidRPr="00B12D35">
        <w:rPr>
          <w:rFonts w:ascii="Times New Roman" w:hAnsi="Times New Roman"/>
          <w:b/>
          <w:sz w:val="22"/>
          <w:szCs w:val="22"/>
        </w:rPr>
        <w:t>ENTIRE AGREEMENT</w:t>
      </w:r>
    </w:p>
    <w:p w14:paraId="2AF3A83D"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This Agreement contains the entire understanding of the parties and shall not be altered, waived, modified or amended except in writing signed by the parties hereto.</w:t>
      </w:r>
    </w:p>
    <w:p w14:paraId="6089F8F6" w14:textId="77777777" w:rsidR="00C7601C" w:rsidRPr="00B12D35" w:rsidRDefault="00C7601C" w:rsidP="00C7601C">
      <w:pPr>
        <w:contextualSpacing/>
        <w:jc w:val="both"/>
        <w:rPr>
          <w:rFonts w:ascii="Times New Roman" w:hAnsi="Times New Roman"/>
          <w:sz w:val="22"/>
          <w:szCs w:val="22"/>
        </w:rPr>
      </w:pPr>
    </w:p>
    <w:p w14:paraId="41B0D652" w14:textId="77777777" w:rsidR="00C7601C" w:rsidRPr="00B12D35" w:rsidRDefault="00C7601C" w:rsidP="00C7601C">
      <w:pPr>
        <w:tabs>
          <w:tab w:val="left" w:pos="1770"/>
        </w:tabs>
        <w:jc w:val="both"/>
        <w:rPr>
          <w:rFonts w:ascii="Times New Roman" w:hAnsi="Times New Roman"/>
          <w:b/>
          <w:sz w:val="22"/>
          <w:szCs w:val="22"/>
        </w:rPr>
      </w:pPr>
    </w:p>
    <w:p w14:paraId="381AD27E" w14:textId="75EE20CE" w:rsidR="00C7601C" w:rsidRPr="00B12D35" w:rsidRDefault="00C7601C" w:rsidP="007021B5">
      <w:pPr>
        <w:numPr>
          <w:ilvl w:val="0"/>
          <w:numId w:val="36"/>
        </w:numPr>
        <w:jc w:val="both"/>
        <w:rPr>
          <w:rFonts w:ascii="Times New Roman" w:hAnsi="Times New Roman"/>
          <w:b/>
          <w:sz w:val="22"/>
          <w:szCs w:val="22"/>
        </w:rPr>
      </w:pPr>
      <w:r w:rsidRPr="00B12D35">
        <w:rPr>
          <w:rFonts w:ascii="Times New Roman" w:hAnsi="Times New Roman"/>
          <w:b/>
          <w:sz w:val="22"/>
          <w:szCs w:val="22"/>
        </w:rPr>
        <w:t>GOVERNING LAW</w:t>
      </w:r>
    </w:p>
    <w:p w14:paraId="780A0948" w14:textId="77777777" w:rsidR="00C7601C" w:rsidRPr="00B12D35" w:rsidRDefault="00C7601C" w:rsidP="00C7601C">
      <w:pPr>
        <w:jc w:val="both"/>
        <w:rPr>
          <w:rFonts w:ascii="Times New Roman" w:hAnsi="Times New Roman"/>
          <w:sz w:val="22"/>
          <w:szCs w:val="22"/>
        </w:rPr>
      </w:pPr>
      <w:r w:rsidRPr="00B12D35">
        <w:rPr>
          <w:rFonts w:ascii="Times New Roman" w:hAnsi="Times New Roman"/>
          <w:sz w:val="22"/>
          <w:szCs w:val="22"/>
        </w:rPr>
        <w:t>The Agreement shall be governed by the laws of Kenya and the parties submit to the exclusive jurisdiction of Kenya courts.</w:t>
      </w:r>
    </w:p>
    <w:p w14:paraId="20C7397A" w14:textId="77777777" w:rsidR="00C7601C" w:rsidRPr="00B12D35" w:rsidRDefault="00C7601C" w:rsidP="00087E3C">
      <w:pPr>
        <w:jc w:val="both"/>
        <w:rPr>
          <w:rFonts w:ascii="Times New Roman" w:hAnsi="Times New Roman"/>
          <w:b/>
          <w:sz w:val="22"/>
          <w:szCs w:val="22"/>
          <w:lang w:val="en-GB" w:eastAsia="en-US"/>
        </w:rPr>
      </w:pPr>
    </w:p>
    <w:p w14:paraId="675791F8" w14:textId="77777777" w:rsidR="00C7601C" w:rsidRPr="00B12D35" w:rsidRDefault="00C7601C" w:rsidP="00087E3C">
      <w:pPr>
        <w:jc w:val="both"/>
        <w:rPr>
          <w:rFonts w:ascii="Times New Roman" w:hAnsi="Times New Roman"/>
          <w:b/>
          <w:sz w:val="22"/>
          <w:szCs w:val="22"/>
          <w:lang w:val="en-GB" w:eastAsia="en-US"/>
        </w:rPr>
      </w:pPr>
    </w:p>
    <w:p w14:paraId="24CDCFFC" w14:textId="77777777" w:rsidR="00CB7267" w:rsidRDefault="00CB7267">
      <w:pPr>
        <w:rPr>
          <w:rFonts w:ascii="Times New Roman" w:hAnsi="Times New Roman"/>
          <w:b/>
          <w:sz w:val="22"/>
          <w:szCs w:val="22"/>
          <w:lang w:val="en-GB" w:eastAsia="en-US"/>
        </w:rPr>
      </w:pPr>
      <w:r>
        <w:rPr>
          <w:rFonts w:ascii="Times New Roman" w:hAnsi="Times New Roman"/>
          <w:b/>
          <w:sz w:val="22"/>
          <w:szCs w:val="22"/>
          <w:lang w:val="en-GB" w:eastAsia="en-US"/>
        </w:rPr>
        <w:br w:type="page"/>
      </w:r>
    </w:p>
    <w:p w14:paraId="4346F823" w14:textId="2AE4C10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b/>
          <w:sz w:val="22"/>
          <w:szCs w:val="22"/>
          <w:lang w:val="en-GB" w:eastAsia="en-US"/>
        </w:rPr>
        <w:lastRenderedPageBreak/>
        <w:t xml:space="preserve">IN WITNESS WHEREOF, </w:t>
      </w:r>
      <w:r w:rsidRPr="00B12D35">
        <w:rPr>
          <w:rFonts w:ascii="Times New Roman" w:hAnsi="Times New Roman"/>
          <w:sz w:val="22"/>
          <w:szCs w:val="22"/>
          <w:lang w:val="en-GB" w:eastAsia="en-US"/>
        </w:rPr>
        <w:t>the Parties have executed this Agreement on the effective date hereinabove written.</w:t>
      </w:r>
    </w:p>
    <w:p w14:paraId="14AA3F65" w14:textId="77777777" w:rsidR="00156F31" w:rsidRPr="00B12D35" w:rsidRDefault="00156F31" w:rsidP="00087E3C">
      <w:pPr>
        <w:jc w:val="both"/>
        <w:rPr>
          <w:rFonts w:ascii="Times New Roman" w:hAnsi="Times New Roman"/>
          <w:sz w:val="22"/>
          <w:szCs w:val="22"/>
          <w:lang w:val="en-GB" w:eastAsia="en-US"/>
        </w:rPr>
      </w:pPr>
    </w:p>
    <w:p w14:paraId="624EAFA6" w14:textId="30F61061"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Signed and </w:t>
      </w:r>
      <w:proofErr w:type="gramStart"/>
      <w:r w:rsidRPr="00B12D35">
        <w:rPr>
          <w:rFonts w:ascii="Times New Roman" w:hAnsi="Times New Roman"/>
          <w:sz w:val="22"/>
          <w:szCs w:val="22"/>
          <w:lang w:val="en-GB" w:eastAsia="en-US"/>
        </w:rPr>
        <w:t>Sealed</w:t>
      </w:r>
      <w:proofErr w:type="gramEnd"/>
      <w:r w:rsidRPr="00B12D35">
        <w:rPr>
          <w:rFonts w:ascii="Times New Roman" w:hAnsi="Times New Roman"/>
          <w:sz w:val="22"/>
          <w:szCs w:val="22"/>
          <w:lang w:val="en-GB" w:eastAsia="en-US"/>
        </w:rPr>
        <w:t xml:space="preserve"> for and on behalf of</w:t>
      </w:r>
      <w:r w:rsidRPr="00B12D35">
        <w:rPr>
          <w:rFonts w:ascii="Times New Roman" w:hAnsi="Times New Roman"/>
          <w:sz w:val="22"/>
          <w:szCs w:val="22"/>
          <w:lang w:val="en-GB" w:eastAsia="en-US"/>
        </w:rPr>
        <w:tab/>
      </w:r>
      <w:r w:rsidR="00154C64"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FB568B7" w14:textId="14C3E430" w:rsidR="00156F31" w:rsidRPr="00B12D35" w:rsidRDefault="009642B0" w:rsidP="00087E3C">
      <w:pPr>
        <w:jc w:val="both"/>
        <w:rPr>
          <w:rFonts w:ascii="Times New Roman" w:hAnsi="Times New Roman"/>
          <w:sz w:val="22"/>
          <w:szCs w:val="22"/>
          <w:lang w:val="en-GB" w:eastAsia="en-US"/>
        </w:rPr>
      </w:pPr>
      <w:proofErr w:type="spellStart"/>
      <w:r w:rsidRPr="00B12D35">
        <w:rPr>
          <w:rFonts w:ascii="Times New Roman" w:hAnsi="Times New Roman"/>
          <w:b/>
          <w:sz w:val="22"/>
          <w:szCs w:val="22"/>
          <w:lang w:val="en-GB" w:eastAsia="en-US"/>
        </w:rPr>
        <w:t>TrimLine</w:t>
      </w:r>
      <w:proofErr w:type="spellEnd"/>
      <w:r w:rsidRPr="00B12D35">
        <w:rPr>
          <w:rFonts w:ascii="Times New Roman" w:hAnsi="Times New Roman"/>
          <w:b/>
          <w:sz w:val="22"/>
          <w:szCs w:val="22"/>
          <w:lang w:val="en-GB" w:eastAsia="en-US"/>
        </w:rPr>
        <w:t xml:space="preserve"> Systems &amp; Solutions</w:t>
      </w:r>
      <w:r w:rsidR="00156F31" w:rsidRPr="00B12D35">
        <w:rPr>
          <w:rFonts w:ascii="Times New Roman" w:hAnsi="Times New Roman"/>
          <w:b/>
          <w:sz w:val="22"/>
          <w:szCs w:val="22"/>
          <w:lang w:val="en-GB" w:eastAsia="en-US"/>
        </w:rPr>
        <w:t xml:space="preserve"> </w:t>
      </w:r>
      <w:r w:rsidR="00156F31" w:rsidRPr="00B12D35">
        <w:rPr>
          <w:rFonts w:ascii="Times New Roman" w:hAnsi="Times New Roman"/>
          <w:sz w:val="22"/>
          <w:szCs w:val="22"/>
          <w:lang w:val="en-GB" w:eastAsia="en-US"/>
        </w:rPr>
        <w:t xml:space="preserve">by                                </w:t>
      </w:r>
      <w:r w:rsidR="00154C64" w:rsidRPr="00B12D35">
        <w:rPr>
          <w:rFonts w:ascii="Times New Roman" w:hAnsi="Times New Roman"/>
          <w:sz w:val="22"/>
          <w:szCs w:val="22"/>
          <w:lang w:val="en-GB" w:eastAsia="en-US"/>
        </w:rPr>
        <w:tab/>
      </w:r>
      <w:r w:rsidR="00156F31" w:rsidRPr="00B12D35">
        <w:rPr>
          <w:rFonts w:ascii="Times New Roman" w:hAnsi="Times New Roman"/>
          <w:sz w:val="22"/>
          <w:szCs w:val="22"/>
          <w:lang w:val="en-GB" w:eastAsia="en-US"/>
        </w:rPr>
        <w:t>)</w:t>
      </w:r>
    </w:p>
    <w:p w14:paraId="6D7F268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1F5A7D7"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834AFC3" w14:textId="6ADF35B3"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68477858" w14:textId="5B07A30F"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u w:val="single"/>
          <w:lang w:val="en-GB" w:eastAsia="en-US"/>
        </w:rPr>
        <w:t xml:space="preserve">Director/Technical </w:t>
      </w:r>
      <w:r w:rsidR="00932175" w:rsidRPr="00B12D35">
        <w:rPr>
          <w:rFonts w:ascii="Times New Roman" w:hAnsi="Times New Roman"/>
          <w:sz w:val="22"/>
          <w:szCs w:val="22"/>
          <w:u w:val="single"/>
          <w:lang w:val="en-GB" w:eastAsia="en-US"/>
        </w:rPr>
        <w:tab/>
      </w:r>
      <w:r w:rsidR="00932175"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t>)</w:t>
      </w:r>
    </w:p>
    <w:p w14:paraId="18E0C421"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1D0D8A5"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4413DD53" w14:textId="101BF36A"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u w:val="single"/>
          <w:lang w:val="en-GB" w:eastAsia="en-US"/>
        </w:rPr>
        <w:tab/>
      </w:r>
      <w:r w:rsidRPr="00B12D35">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91E9983" w14:textId="4F0769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w:t>
      </w:r>
      <w:r w:rsidR="00932175" w:rsidRPr="00B12D35">
        <w:rPr>
          <w:rFonts w:ascii="Times New Roman" w:hAnsi="Times New Roman"/>
          <w:sz w:val="22"/>
          <w:szCs w:val="22"/>
          <w:lang w:val="en-GB" w:eastAsia="en-US"/>
        </w:rPr>
        <w:t>Director/Functional</w:t>
      </w:r>
      <w:r w:rsidRPr="00B12D35">
        <w:rPr>
          <w:rFonts w:ascii="Times New Roman" w:hAnsi="Times New Roman"/>
          <w:sz w:val="22"/>
          <w:szCs w:val="22"/>
          <w:u w:val="single"/>
          <w:lang w:val="en-GB" w:eastAsia="en-US"/>
        </w:rPr>
        <w:tab/>
        <w:t>______</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35F417B3" w14:textId="77777777" w:rsidR="00156F31" w:rsidRPr="00B12D35" w:rsidRDefault="00156F31" w:rsidP="00087E3C">
      <w:pPr>
        <w:jc w:val="both"/>
        <w:rPr>
          <w:rFonts w:ascii="Times New Roman" w:hAnsi="Times New Roman"/>
          <w:sz w:val="22"/>
          <w:szCs w:val="22"/>
          <w:lang w:val="en-GB" w:eastAsia="en-US"/>
        </w:rPr>
      </w:pPr>
    </w:p>
    <w:p w14:paraId="703DF116" w14:textId="77777777" w:rsidR="00156F31" w:rsidRPr="00B12D35" w:rsidRDefault="00156F31" w:rsidP="00087E3C">
      <w:pPr>
        <w:jc w:val="both"/>
        <w:rPr>
          <w:rFonts w:ascii="Times New Roman" w:hAnsi="Times New Roman"/>
          <w:sz w:val="22"/>
          <w:szCs w:val="22"/>
          <w:lang w:val="en-GB" w:eastAsia="en-US"/>
        </w:rPr>
      </w:pPr>
    </w:p>
    <w:p w14:paraId="1356C8A3" w14:textId="77777777" w:rsidR="00156F31" w:rsidRPr="00B12D35" w:rsidRDefault="00156F31" w:rsidP="00087E3C">
      <w:pPr>
        <w:jc w:val="both"/>
        <w:rPr>
          <w:rFonts w:ascii="Times New Roman" w:hAnsi="Times New Roman"/>
          <w:sz w:val="22"/>
          <w:szCs w:val="22"/>
          <w:lang w:val="en-GB" w:eastAsia="en-US"/>
        </w:rPr>
      </w:pPr>
    </w:p>
    <w:p w14:paraId="035BE19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Signed for and on behalf of</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76E95509" w14:textId="59428157" w:rsidR="00CB7267" w:rsidRPr="00B12D35" w:rsidRDefault="00201D91" w:rsidP="00CB7267">
      <w:pPr>
        <w:jc w:val="both"/>
        <w:rPr>
          <w:rFonts w:ascii="Times New Roman" w:hAnsi="Times New Roman"/>
          <w:sz w:val="22"/>
          <w:szCs w:val="22"/>
          <w:lang w:val="en-GB" w:eastAsia="en-US"/>
        </w:rPr>
      </w:pPr>
      <w:proofErr w:type="spellStart"/>
      <w:r>
        <w:rPr>
          <w:rFonts w:ascii="Times New Roman" w:hAnsi="Times New Roman"/>
          <w:b/>
          <w:sz w:val="22"/>
          <w:szCs w:val="22"/>
          <w:lang w:val="en-GB" w:eastAsia="en-US"/>
        </w:rPr>
        <w:t>Embassava</w:t>
      </w:r>
      <w:proofErr w:type="spellEnd"/>
      <w:r>
        <w:rPr>
          <w:rFonts w:ascii="Times New Roman" w:hAnsi="Times New Roman"/>
          <w:b/>
          <w:sz w:val="22"/>
          <w:szCs w:val="22"/>
          <w:lang w:val="en-GB" w:eastAsia="en-US"/>
        </w:rPr>
        <w:t xml:space="preserve"> Sacco Ltd</w:t>
      </w:r>
    </w:p>
    <w:p w14:paraId="7070208B" w14:textId="6C8E53D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9D727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1823730C" w14:textId="495EB1F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015BBE" w14:textId="50DDE9D5"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 xml:space="preserve">     ________________________</w:t>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6294D56" w14:textId="394A12E8"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Chairman</w:t>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79889064"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0718365B" w14:textId="6C606472"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46E9F56F" w14:textId="254CFB3D"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Name: </w:t>
      </w:r>
      <w:r w:rsidR="001F5343" w:rsidRPr="00B12D35">
        <w:rPr>
          <w:rFonts w:ascii="Times New Roman" w:hAnsi="Times New Roman"/>
          <w:sz w:val="22"/>
          <w:szCs w:val="22"/>
          <w:lang w:val="en-GB" w:eastAsia="en-US"/>
        </w:rPr>
        <w:tab/>
        <w:t xml:space="preserve">      ________________________</w:t>
      </w:r>
      <w:r w:rsidR="00047590" w:rsidRPr="00B12D35">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proofErr w:type="gramStart"/>
      <w:r w:rsidRPr="00B12D35">
        <w:rPr>
          <w:rFonts w:ascii="Times New Roman" w:hAnsi="Times New Roman"/>
          <w:sz w:val="22"/>
          <w:szCs w:val="22"/>
          <w:lang w:val="en-GB" w:eastAsia="en-US"/>
        </w:rPr>
        <w:t xml:space="preserve">  )</w:t>
      </w:r>
      <w:proofErr w:type="gramEnd"/>
    </w:p>
    <w:p w14:paraId="18797BE4" w14:textId="5BFF1A1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Designation: Director/ Secretary      </w:t>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Pr="00B12D35">
        <w:rPr>
          <w:rFonts w:ascii="Times New Roman" w:hAnsi="Times New Roman"/>
          <w:sz w:val="22"/>
          <w:szCs w:val="22"/>
          <w:lang w:val="en-GB" w:eastAsia="en-US"/>
        </w:rPr>
        <w:t xml:space="preserve">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0792A822" w14:textId="777777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r>
      <w:r w:rsidRPr="00B12D35">
        <w:rPr>
          <w:rFonts w:ascii="Times New Roman" w:hAnsi="Times New Roman"/>
          <w:sz w:val="22"/>
          <w:szCs w:val="22"/>
          <w:lang w:val="en-GB" w:eastAsia="en-US"/>
        </w:rPr>
        <w:tab/>
        <w:t>)</w:t>
      </w:r>
    </w:p>
    <w:p w14:paraId="2048CCB6" w14:textId="488D7156"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 xml:space="preserve">Signature: ________________________                     </w:t>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3E229FA" w14:textId="28872CC0"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Name:</w:t>
      </w:r>
      <w:r w:rsidR="001F5343" w:rsidRPr="00B12D35">
        <w:rPr>
          <w:rFonts w:ascii="Times New Roman" w:hAnsi="Times New Roman"/>
          <w:sz w:val="22"/>
          <w:szCs w:val="22"/>
          <w:lang w:val="en-GB" w:eastAsia="en-US"/>
        </w:rPr>
        <w:tab/>
        <w:t xml:space="preserve">      ________________________</w:t>
      </w:r>
      <w:r w:rsidRPr="00B12D35">
        <w:rPr>
          <w:rFonts w:ascii="Times New Roman" w:hAnsi="Times New Roman"/>
          <w:sz w:val="22"/>
          <w:szCs w:val="22"/>
          <w:lang w:val="en-GB" w:eastAsia="en-US"/>
        </w:rPr>
        <w:tab/>
        <w:t xml:space="preserve">           </w:t>
      </w:r>
      <w:proofErr w:type="gramStart"/>
      <w:r w:rsidRPr="00B12D35">
        <w:rPr>
          <w:rFonts w:ascii="Times New Roman" w:hAnsi="Times New Roman"/>
          <w:sz w:val="22"/>
          <w:szCs w:val="22"/>
          <w:lang w:val="en-GB" w:eastAsia="en-US"/>
        </w:rPr>
        <w:t xml:space="preserve">  )</w:t>
      </w:r>
      <w:proofErr w:type="gramEnd"/>
    </w:p>
    <w:p w14:paraId="367116B7" w14:textId="4FDC8077" w:rsidR="00156F31" w:rsidRPr="00B12D35" w:rsidRDefault="00156F31" w:rsidP="00087E3C">
      <w:pPr>
        <w:jc w:val="both"/>
        <w:rPr>
          <w:rFonts w:ascii="Times New Roman" w:hAnsi="Times New Roman"/>
          <w:sz w:val="22"/>
          <w:szCs w:val="22"/>
          <w:lang w:val="en-GB" w:eastAsia="en-US"/>
        </w:rPr>
      </w:pPr>
      <w:r w:rsidRPr="00B12D35">
        <w:rPr>
          <w:rFonts w:ascii="Times New Roman" w:hAnsi="Times New Roman"/>
          <w:sz w:val="22"/>
          <w:szCs w:val="22"/>
          <w:lang w:val="en-GB" w:eastAsia="en-US"/>
        </w:rPr>
        <w:t>Designation: Director/ Treasurer</w:t>
      </w:r>
      <w:r w:rsidRPr="00B12D35">
        <w:rPr>
          <w:rFonts w:ascii="Times New Roman" w:hAnsi="Times New Roman"/>
          <w:sz w:val="22"/>
          <w:szCs w:val="22"/>
          <w:lang w:val="en-GB" w:eastAsia="en-US"/>
        </w:rPr>
        <w:tab/>
      </w:r>
      <w:r w:rsidR="00B548F8">
        <w:rPr>
          <w:rFonts w:ascii="Times New Roman" w:hAnsi="Times New Roman"/>
          <w:sz w:val="22"/>
          <w:szCs w:val="22"/>
          <w:lang w:val="en-GB" w:eastAsia="en-US"/>
        </w:rPr>
        <w:tab/>
      </w:r>
      <w:r w:rsidR="00B548F8">
        <w:rPr>
          <w:rFonts w:ascii="Times New Roman" w:hAnsi="Times New Roman"/>
          <w:sz w:val="22"/>
          <w:szCs w:val="22"/>
          <w:lang w:val="en-GB" w:eastAsia="en-US"/>
        </w:rPr>
        <w:tab/>
      </w:r>
      <w:r w:rsidR="00B12D35">
        <w:rPr>
          <w:rFonts w:ascii="Times New Roman" w:hAnsi="Times New Roman"/>
          <w:sz w:val="22"/>
          <w:szCs w:val="22"/>
          <w:lang w:val="en-GB" w:eastAsia="en-US"/>
        </w:rPr>
        <w:tab/>
      </w:r>
      <w:r w:rsidRPr="00B12D35">
        <w:rPr>
          <w:rFonts w:ascii="Times New Roman" w:hAnsi="Times New Roman"/>
          <w:sz w:val="22"/>
          <w:szCs w:val="22"/>
          <w:lang w:val="en-GB" w:eastAsia="en-US"/>
        </w:rPr>
        <w:t>)</w:t>
      </w:r>
    </w:p>
    <w:p w14:paraId="2B813B7B" w14:textId="77777777" w:rsidR="00156F31" w:rsidRPr="00B12D35" w:rsidRDefault="00156F31" w:rsidP="00087E3C">
      <w:pPr>
        <w:jc w:val="both"/>
        <w:rPr>
          <w:rFonts w:ascii="Times New Roman" w:hAnsi="Times New Roman"/>
          <w:sz w:val="22"/>
          <w:szCs w:val="22"/>
        </w:rPr>
      </w:pPr>
    </w:p>
    <w:p w14:paraId="17D39EB9" w14:textId="77777777" w:rsidR="00156F31" w:rsidRPr="00B12D35" w:rsidRDefault="00156F31" w:rsidP="00087E3C">
      <w:pPr>
        <w:jc w:val="both"/>
        <w:rPr>
          <w:rFonts w:ascii="Times New Roman" w:hAnsi="Times New Roman"/>
          <w:sz w:val="22"/>
          <w:szCs w:val="22"/>
        </w:rPr>
      </w:pPr>
    </w:p>
    <w:sectPr w:rsidR="00156F31" w:rsidRPr="00B12D35">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382D58" w14:textId="77777777" w:rsidR="00615EE8" w:rsidRDefault="00615EE8">
      <w:r>
        <w:separator/>
      </w:r>
    </w:p>
  </w:endnote>
  <w:endnote w:type="continuationSeparator" w:id="0">
    <w:p w14:paraId="11B6D126" w14:textId="77777777" w:rsidR="00615EE8" w:rsidRDefault="00615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7AAE1" w14:textId="77777777" w:rsidR="006F3D57" w:rsidRDefault="006F3D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9131F03" w14:textId="77777777" w:rsidR="006F3D57" w:rsidRDefault="006F3D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2E45D1" w14:textId="6818C8D6" w:rsidR="00223106" w:rsidRDefault="00223106">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sidR="002C1367">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1367">
      <w:rPr>
        <w:b/>
        <w:bCs/>
        <w:noProof/>
      </w:rPr>
      <w:t>7</w:t>
    </w:r>
    <w:r>
      <w:rPr>
        <w:b/>
        <w:bCs/>
        <w:sz w:val="24"/>
        <w:szCs w:val="24"/>
      </w:rPr>
      <w:fldChar w:fldCharType="end"/>
    </w:r>
  </w:p>
  <w:p w14:paraId="06392730" w14:textId="77777777" w:rsidR="006F3D57" w:rsidRDefault="006F3D5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0F7C72" w14:textId="77777777" w:rsidR="006F3D57" w:rsidRDefault="006F3D57" w:rsidP="00D10544">
    <w:pPr>
      <w:pStyle w:val="Footer"/>
      <w:jc w:val="center"/>
    </w:pPr>
    <w:r>
      <w:tab/>
    </w:r>
    <w:r>
      <w:tab/>
    </w:r>
  </w:p>
  <w:p w14:paraId="5AC01BA1" w14:textId="55DE748D" w:rsidR="006F3D57" w:rsidRDefault="002332E0" w:rsidP="00087E3C">
    <w:pPr>
      <w:pStyle w:val="Footer"/>
      <w:jc w:val="center"/>
    </w:pPr>
    <w:proofErr w:type="spellStart"/>
    <w:r>
      <w:rPr>
        <w:rFonts w:cs="Calibri"/>
        <w:b/>
        <w:szCs w:val="24"/>
        <w:lang w:eastAsia="en-US"/>
      </w:rPr>
      <w:t>TrimLine</w:t>
    </w:r>
    <w:proofErr w:type="spellEnd"/>
    <w:r>
      <w:rPr>
        <w:rFonts w:cs="Calibri"/>
        <w:b/>
        <w:szCs w:val="24"/>
        <w:lang w:eastAsia="en-US"/>
      </w:rPr>
      <w:t xml:space="preserve"> Systems &amp; Solutions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60CD1B" w14:textId="77777777" w:rsidR="00615EE8" w:rsidRDefault="00615EE8">
      <w:r>
        <w:separator/>
      </w:r>
    </w:p>
  </w:footnote>
  <w:footnote w:type="continuationSeparator" w:id="0">
    <w:p w14:paraId="0E367CC4" w14:textId="77777777" w:rsidR="00615EE8" w:rsidRDefault="00615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70D8E9" w14:textId="64B9B045" w:rsidR="00E672A3" w:rsidRDefault="00E672A3">
    <w:pPr>
      <w:pStyle w:val="Header"/>
    </w:pPr>
    <w:r>
      <w:rPr>
        <w:rStyle w:val="normaltextrun"/>
        <w:color w:val="000000"/>
        <w:sz w:val="16"/>
        <w:szCs w:val="16"/>
        <w:shd w:val="clear" w:color="auto" w:fill="FFFFFF"/>
        <w:vertAlign w:val="subscript"/>
      </w:rPr>
      <w:t>M</w:t>
    </w:r>
    <w:r w:rsidR="002C1367">
      <w:rPr>
        <w:rStyle w:val="normaltextrun"/>
        <w:color w:val="000000"/>
        <w:sz w:val="16"/>
        <w:szCs w:val="16"/>
        <w:shd w:val="clear" w:color="auto" w:fill="FFFFFF"/>
        <w:vertAlign w:val="subscript"/>
      </w:rPr>
      <w:t>NS/CONT/2020</w:t>
    </w:r>
    <w:r>
      <w:rPr>
        <w:rStyle w:val="normaltextrun"/>
        <w:color w:val="000000"/>
        <w:sz w:val="16"/>
        <w:szCs w:val="16"/>
        <w:shd w:val="clear" w:color="auto" w:fill="FFFFFF"/>
        <w:vertAlign w:val="subscript"/>
      </w:rPr>
      <w:t>/5</w:t>
    </w:r>
    <w:r>
      <w:rPr>
        <w:rStyle w:val="eop"/>
        <w:color w:val="000000"/>
        <w:sz w:val="16"/>
        <w:szCs w:val="16"/>
        <w:shd w:val="clear" w:color="auto" w:fill="FFFFFF"/>
      </w:rPr>
      <w:t> </w:t>
    </w:r>
  </w:p>
  <w:p w14:paraId="08D37B6A" w14:textId="3ED7A20E" w:rsidR="006F3D57" w:rsidRDefault="006F3D57" w:rsidP="00D10544">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6D642" w14:textId="146EF016" w:rsidR="006F3D57" w:rsidRDefault="006F3D57" w:rsidP="00D10544">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1" type="#_x0000_t75" style="width:12pt;height:11.4pt" o:bullet="t">
        <v:imagedata r:id="rId1" o:title=""/>
      </v:shape>
    </w:pict>
  </w:numPicBullet>
  <w:abstractNum w:abstractNumId="0" w15:restartNumberingAfterBreak="0">
    <w:nsid w:val="052E708B"/>
    <w:multiLevelType w:val="hybridMultilevel"/>
    <w:tmpl w:val="B062481E"/>
    <w:lvl w:ilvl="0" w:tplc="0809000F">
      <w:start w:val="1"/>
      <w:numFmt w:val="decimal"/>
      <w:lvlText w:val="%1."/>
      <w:lvlJc w:val="left"/>
      <w:pPr>
        <w:ind w:left="1152" w:hanging="360"/>
      </w:pPr>
    </w:lvl>
    <w:lvl w:ilvl="1" w:tplc="08090019" w:tentative="1">
      <w:start w:val="1"/>
      <w:numFmt w:val="lowerLetter"/>
      <w:lvlText w:val="%2."/>
      <w:lvlJc w:val="left"/>
      <w:pPr>
        <w:ind w:left="1872" w:hanging="360"/>
      </w:pPr>
    </w:lvl>
    <w:lvl w:ilvl="2" w:tplc="0809001B" w:tentative="1">
      <w:start w:val="1"/>
      <w:numFmt w:val="lowerRoman"/>
      <w:lvlText w:val="%3."/>
      <w:lvlJc w:val="right"/>
      <w:pPr>
        <w:ind w:left="2592" w:hanging="180"/>
      </w:pPr>
    </w:lvl>
    <w:lvl w:ilvl="3" w:tplc="0809000F" w:tentative="1">
      <w:start w:val="1"/>
      <w:numFmt w:val="decimal"/>
      <w:lvlText w:val="%4."/>
      <w:lvlJc w:val="left"/>
      <w:pPr>
        <w:ind w:left="3312" w:hanging="360"/>
      </w:pPr>
    </w:lvl>
    <w:lvl w:ilvl="4" w:tplc="08090019" w:tentative="1">
      <w:start w:val="1"/>
      <w:numFmt w:val="lowerLetter"/>
      <w:lvlText w:val="%5."/>
      <w:lvlJc w:val="left"/>
      <w:pPr>
        <w:ind w:left="4032" w:hanging="360"/>
      </w:pPr>
    </w:lvl>
    <w:lvl w:ilvl="5" w:tplc="0809001B" w:tentative="1">
      <w:start w:val="1"/>
      <w:numFmt w:val="lowerRoman"/>
      <w:lvlText w:val="%6."/>
      <w:lvlJc w:val="right"/>
      <w:pPr>
        <w:ind w:left="4752" w:hanging="180"/>
      </w:pPr>
    </w:lvl>
    <w:lvl w:ilvl="6" w:tplc="0809000F" w:tentative="1">
      <w:start w:val="1"/>
      <w:numFmt w:val="decimal"/>
      <w:lvlText w:val="%7."/>
      <w:lvlJc w:val="left"/>
      <w:pPr>
        <w:ind w:left="5472" w:hanging="360"/>
      </w:pPr>
    </w:lvl>
    <w:lvl w:ilvl="7" w:tplc="08090019" w:tentative="1">
      <w:start w:val="1"/>
      <w:numFmt w:val="lowerLetter"/>
      <w:lvlText w:val="%8."/>
      <w:lvlJc w:val="left"/>
      <w:pPr>
        <w:ind w:left="6192" w:hanging="360"/>
      </w:pPr>
    </w:lvl>
    <w:lvl w:ilvl="8" w:tplc="0809001B" w:tentative="1">
      <w:start w:val="1"/>
      <w:numFmt w:val="lowerRoman"/>
      <w:lvlText w:val="%9."/>
      <w:lvlJc w:val="right"/>
      <w:pPr>
        <w:ind w:left="6912" w:hanging="180"/>
      </w:pPr>
    </w:lvl>
  </w:abstractNum>
  <w:abstractNum w:abstractNumId="1" w15:restartNumberingAfterBreak="0">
    <w:nsid w:val="05A11CD3"/>
    <w:multiLevelType w:val="hybridMultilevel"/>
    <w:tmpl w:val="E0F46FE6"/>
    <w:lvl w:ilvl="0" w:tplc="7A6870C2">
      <w:start w:val="1"/>
      <w:numFmt w:val="lowerLetter"/>
      <w:lvlText w:val="%1.)"/>
      <w:lvlJc w:val="left"/>
      <w:pPr>
        <w:ind w:left="1080" w:hanging="360"/>
      </w:pPr>
      <w:rPr>
        <w:rFonts w:hint="default"/>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5B645F2"/>
    <w:multiLevelType w:val="hybridMultilevel"/>
    <w:tmpl w:val="A8B4A7CC"/>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8707D0"/>
    <w:multiLevelType w:val="hybridMultilevel"/>
    <w:tmpl w:val="C040F170"/>
    <w:lvl w:ilvl="0" w:tplc="7A6870C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0AB20E1C"/>
    <w:multiLevelType w:val="multilevel"/>
    <w:tmpl w:val="EB4A1694"/>
    <w:lvl w:ilvl="0">
      <w:start w:val="16"/>
      <w:numFmt w:val="decimal"/>
      <w:lvlText w:val="%1."/>
      <w:lvlJc w:val="left"/>
      <w:pPr>
        <w:ind w:left="218" w:hanging="360"/>
      </w:pPr>
      <w:rPr>
        <w:rFonts w:hint="default"/>
      </w:rPr>
    </w:lvl>
    <w:lvl w:ilvl="1">
      <w:start w:val="4"/>
      <w:numFmt w:val="decimal"/>
      <w:isLgl/>
      <w:lvlText w:val="%1.%2"/>
      <w:lvlJc w:val="left"/>
      <w:pPr>
        <w:ind w:left="428" w:hanging="570"/>
      </w:pPr>
      <w:rPr>
        <w:rFonts w:hint="default"/>
      </w:rPr>
    </w:lvl>
    <w:lvl w:ilvl="2">
      <w:start w:val="1"/>
      <w:numFmt w:val="decimal"/>
      <w:isLgl/>
      <w:lvlText w:val="%1.%2.%3"/>
      <w:lvlJc w:val="left"/>
      <w:pPr>
        <w:ind w:left="578" w:hanging="720"/>
      </w:pPr>
      <w:rPr>
        <w:rFonts w:hint="default"/>
      </w:rPr>
    </w:lvl>
    <w:lvl w:ilvl="3">
      <w:start w:val="1"/>
      <w:numFmt w:val="decimal"/>
      <w:isLgl/>
      <w:lvlText w:val="%1.%2.%3.%4"/>
      <w:lvlJc w:val="left"/>
      <w:pPr>
        <w:ind w:left="578" w:hanging="720"/>
      </w:pPr>
      <w:rPr>
        <w:rFonts w:hint="default"/>
      </w:rPr>
    </w:lvl>
    <w:lvl w:ilvl="4">
      <w:start w:val="1"/>
      <w:numFmt w:val="decimal"/>
      <w:isLgl/>
      <w:lvlText w:val="%1.%2.%3.%4.%5"/>
      <w:lvlJc w:val="left"/>
      <w:pPr>
        <w:ind w:left="938" w:hanging="1080"/>
      </w:pPr>
      <w:rPr>
        <w:rFonts w:hint="default"/>
      </w:rPr>
    </w:lvl>
    <w:lvl w:ilvl="5">
      <w:start w:val="1"/>
      <w:numFmt w:val="decimal"/>
      <w:isLgl/>
      <w:lvlText w:val="%1.%2.%3.%4.%5.%6"/>
      <w:lvlJc w:val="left"/>
      <w:pPr>
        <w:ind w:left="938" w:hanging="1080"/>
      </w:pPr>
      <w:rPr>
        <w:rFonts w:hint="default"/>
      </w:rPr>
    </w:lvl>
    <w:lvl w:ilvl="6">
      <w:start w:val="1"/>
      <w:numFmt w:val="decimal"/>
      <w:isLgl/>
      <w:lvlText w:val="%1.%2.%3.%4.%5.%6.%7"/>
      <w:lvlJc w:val="left"/>
      <w:pPr>
        <w:ind w:left="1298" w:hanging="1440"/>
      </w:pPr>
      <w:rPr>
        <w:rFonts w:hint="default"/>
      </w:rPr>
    </w:lvl>
    <w:lvl w:ilvl="7">
      <w:start w:val="1"/>
      <w:numFmt w:val="decimal"/>
      <w:isLgl/>
      <w:lvlText w:val="%1.%2.%3.%4.%5.%6.%7.%8"/>
      <w:lvlJc w:val="left"/>
      <w:pPr>
        <w:ind w:left="1298" w:hanging="1440"/>
      </w:pPr>
      <w:rPr>
        <w:rFonts w:hint="default"/>
      </w:rPr>
    </w:lvl>
    <w:lvl w:ilvl="8">
      <w:start w:val="1"/>
      <w:numFmt w:val="decimal"/>
      <w:isLgl/>
      <w:lvlText w:val="%1.%2.%3.%4.%5.%6.%7.%8.%9"/>
      <w:lvlJc w:val="left"/>
      <w:pPr>
        <w:ind w:left="1298" w:hanging="1440"/>
      </w:pPr>
      <w:rPr>
        <w:rFonts w:hint="default"/>
      </w:rPr>
    </w:lvl>
  </w:abstractNum>
  <w:abstractNum w:abstractNumId="5" w15:restartNumberingAfterBreak="0">
    <w:nsid w:val="127131D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12754DE8"/>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7" w15:restartNumberingAfterBreak="0">
    <w:nsid w:val="16FE494E"/>
    <w:multiLevelType w:val="multilevel"/>
    <w:tmpl w:val="63366736"/>
    <w:lvl w:ilvl="0">
      <w:start w:val="1"/>
      <w:numFmt w:val="decimal"/>
      <w:pStyle w:val="numbered1"/>
      <w:lvlText w:val="%1."/>
      <w:lvlJc w:val="left"/>
      <w:pPr>
        <w:tabs>
          <w:tab w:val="num" w:pos="720"/>
        </w:tabs>
        <w:ind w:left="720" w:hanging="720"/>
      </w:pPr>
      <w:rPr>
        <w:rFonts w:ascii="Arial" w:hAnsi="Arial" w:hint="default"/>
        <w:b w:val="0"/>
        <w:i w:val="0"/>
        <w:sz w:val="22"/>
        <w:u w:val="none"/>
      </w:rPr>
    </w:lvl>
    <w:lvl w:ilvl="1">
      <w:start w:val="1"/>
      <w:numFmt w:val="decimal"/>
      <w:pStyle w:val="numbered2"/>
      <w:lvlText w:val="%1.%2."/>
      <w:lvlJc w:val="left"/>
      <w:pPr>
        <w:tabs>
          <w:tab w:val="num" w:pos="792"/>
        </w:tabs>
        <w:ind w:left="792" w:hanging="432"/>
      </w:pPr>
      <w:rPr>
        <w:rFonts w:ascii="Arial" w:hAnsi="Arial" w:hint="default"/>
        <w:b w:val="0"/>
        <w:i w:val="0"/>
        <w:sz w:val="22"/>
        <w:u w:val="none"/>
      </w:rPr>
    </w:lvl>
    <w:lvl w:ilvl="2">
      <w:start w:val="1"/>
      <w:numFmt w:val="decimal"/>
      <w:pStyle w:val="numbered3"/>
      <w:lvlText w:val="%1.%2.%3."/>
      <w:lvlJc w:val="left"/>
      <w:pPr>
        <w:tabs>
          <w:tab w:val="num" w:pos="1440"/>
        </w:tabs>
        <w:ind w:left="1224" w:hanging="504"/>
      </w:pPr>
      <w:rPr>
        <w:rFonts w:ascii="Arial" w:hAnsi="Arial" w:hint="default"/>
        <w:b w:val="0"/>
        <w:i w:val="0"/>
        <w:sz w:val="22"/>
        <w:u w:val="none"/>
      </w:rPr>
    </w:lvl>
    <w:lvl w:ilvl="3">
      <w:start w:val="1"/>
      <w:numFmt w:val="decimal"/>
      <w:pStyle w:val="numbered4"/>
      <w:lvlText w:val="%1.%2.%3.%4."/>
      <w:lvlJc w:val="left"/>
      <w:pPr>
        <w:tabs>
          <w:tab w:val="num" w:pos="2160"/>
        </w:tabs>
        <w:ind w:left="1728" w:hanging="648"/>
      </w:pPr>
      <w:rPr>
        <w:rFonts w:ascii="Arial" w:hAnsi="Arial" w:hint="default"/>
        <w:b w:val="0"/>
        <w:i w:val="0"/>
        <w:sz w:val="22"/>
        <w:u w:val="none"/>
      </w:rPr>
    </w:lvl>
    <w:lvl w:ilvl="4">
      <w:start w:val="1"/>
      <w:numFmt w:val="decimal"/>
      <w:pStyle w:val="numbered5"/>
      <w:lvlText w:val="%1.%2.%3.%4.%5."/>
      <w:lvlJc w:val="left"/>
      <w:pPr>
        <w:tabs>
          <w:tab w:val="num" w:pos="2520"/>
        </w:tabs>
        <w:ind w:left="2232" w:hanging="792"/>
      </w:pPr>
      <w:rPr>
        <w:rFonts w:ascii="Times New Roman" w:hAnsi="Times New Roman" w:hint="default"/>
        <w:b w:val="0"/>
        <w:i w:val="0"/>
        <w:sz w:val="24"/>
        <w:u w:val="none"/>
      </w:rPr>
    </w:lvl>
    <w:lvl w:ilvl="5">
      <w:start w:val="1"/>
      <w:numFmt w:val="decimal"/>
      <w:lvlText w:val="%1.%2.%3.%4.%5.%6."/>
      <w:lvlJc w:val="left"/>
      <w:pPr>
        <w:tabs>
          <w:tab w:val="num" w:pos="2880"/>
        </w:tabs>
        <w:ind w:left="2736" w:hanging="936"/>
      </w:pPr>
    </w:lvl>
    <w:lvl w:ilvl="6">
      <w:start w:val="1"/>
      <w:numFmt w:val="decimal"/>
      <w:lvlText w:val="%1.%2.%3.%4.%5.%6.%7."/>
      <w:lvlJc w:val="left"/>
      <w:pPr>
        <w:tabs>
          <w:tab w:val="num" w:pos="4680"/>
        </w:tabs>
        <w:ind w:left="3240" w:hanging="1080"/>
      </w:pPr>
    </w:lvl>
    <w:lvl w:ilvl="7">
      <w:start w:val="1"/>
      <w:numFmt w:val="decimal"/>
      <w:lvlText w:val="%1.%2.%3.%4.%5.%6.%7.%8."/>
      <w:lvlJc w:val="left"/>
      <w:pPr>
        <w:tabs>
          <w:tab w:val="num" w:pos="5400"/>
        </w:tabs>
        <w:ind w:left="3744" w:hanging="1224"/>
      </w:pPr>
    </w:lvl>
    <w:lvl w:ilvl="8">
      <w:start w:val="1"/>
      <w:numFmt w:val="decimal"/>
      <w:lvlText w:val="%1.%2.%3.%4.%5.%6.%7.%8.%9."/>
      <w:lvlJc w:val="left"/>
      <w:pPr>
        <w:tabs>
          <w:tab w:val="num" w:pos="6120"/>
        </w:tabs>
        <w:ind w:left="4320" w:hanging="1440"/>
      </w:pPr>
    </w:lvl>
  </w:abstractNum>
  <w:abstractNum w:abstractNumId="8" w15:restartNumberingAfterBreak="0">
    <w:nsid w:val="198772C9"/>
    <w:multiLevelType w:val="singleLevel"/>
    <w:tmpl w:val="08090019"/>
    <w:lvl w:ilvl="0">
      <w:start w:val="1"/>
      <w:numFmt w:val="lowerLetter"/>
      <w:lvlText w:val="%1."/>
      <w:lvlJc w:val="left"/>
      <w:pPr>
        <w:ind w:left="1800" w:hanging="360"/>
      </w:pPr>
      <w:rPr>
        <w:rFonts w:hint="default"/>
      </w:rPr>
    </w:lvl>
  </w:abstractNum>
  <w:abstractNum w:abstractNumId="9" w15:restartNumberingAfterBreak="0">
    <w:nsid w:val="1B9A2586"/>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0" w15:restartNumberingAfterBreak="0">
    <w:nsid w:val="1C4D70F5"/>
    <w:multiLevelType w:val="hybridMultilevel"/>
    <w:tmpl w:val="2BD28E92"/>
    <w:lvl w:ilvl="0" w:tplc="EAD0DAFA">
      <w:start w:val="1"/>
      <w:numFmt w:val="bullet"/>
      <w:lvlText w:val=""/>
      <w:lvlJc w:val="left"/>
      <w:pPr>
        <w:tabs>
          <w:tab w:val="num" w:pos="1080"/>
        </w:tabs>
        <w:ind w:left="1080" w:hanging="360"/>
      </w:pPr>
      <w:rPr>
        <w:rFonts w:ascii="Symbol" w:hAnsi="Symbol" w:hint="default"/>
        <w:sz w:val="20"/>
      </w:rPr>
    </w:lvl>
    <w:lvl w:ilvl="1" w:tplc="04090003">
      <w:start w:val="1"/>
      <w:numFmt w:val="bullet"/>
      <w:lvlText w:val="o"/>
      <w:lvlJc w:val="left"/>
      <w:pPr>
        <w:tabs>
          <w:tab w:val="num" w:pos="2160"/>
        </w:tabs>
        <w:ind w:left="2160" w:hanging="360"/>
      </w:pPr>
      <w:rPr>
        <w:rFonts w:ascii="Courier New" w:hAnsi="Courier New" w:cs="Courier New" w:hint="default"/>
        <w:sz w:val="20"/>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1" w15:restartNumberingAfterBreak="0">
    <w:nsid w:val="1F62180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2D8B6EA8"/>
    <w:multiLevelType w:val="multilevel"/>
    <w:tmpl w:val="05A28F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305C7B01"/>
    <w:multiLevelType w:val="multilevel"/>
    <w:tmpl w:val="6944C504"/>
    <w:lvl w:ilvl="0">
      <w:start w:val="3"/>
      <w:numFmt w:val="decimal"/>
      <w:lvlText w:val="%1"/>
      <w:lvlJc w:val="left"/>
      <w:pPr>
        <w:ind w:left="360" w:hanging="360"/>
      </w:pPr>
      <w:rPr>
        <w:rFonts w:hint="default"/>
        <w:b w:val="0"/>
      </w:rPr>
    </w:lvl>
    <w:lvl w:ilvl="1">
      <w:start w:val="2"/>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14" w15:restartNumberingAfterBreak="0">
    <w:nsid w:val="3155471B"/>
    <w:multiLevelType w:val="hybridMultilevel"/>
    <w:tmpl w:val="4B7E8A4C"/>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52B7704"/>
    <w:multiLevelType w:val="hybridMultilevel"/>
    <w:tmpl w:val="59B8645E"/>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8736F4"/>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7" w15:restartNumberingAfterBreak="0">
    <w:nsid w:val="397158E6"/>
    <w:multiLevelType w:val="multilevel"/>
    <w:tmpl w:val="5308B1C0"/>
    <w:lvl w:ilvl="0">
      <w:start w:val="15"/>
      <w:numFmt w:val="decimal"/>
      <w:lvlText w:val="%1"/>
      <w:lvlJc w:val="left"/>
      <w:pPr>
        <w:ind w:left="384" w:hanging="384"/>
      </w:pPr>
      <w:rPr>
        <w:rFonts w:hint="default"/>
      </w:rPr>
    </w:lvl>
    <w:lvl w:ilvl="1">
      <w:start w:val="8"/>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18" w15:restartNumberingAfterBreak="0">
    <w:nsid w:val="3A1E5CBA"/>
    <w:multiLevelType w:val="hybridMultilevel"/>
    <w:tmpl w:val="1C1CC498"/>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9" w15:restartNumberingAfterBreak="0">
    <w:nsid w:val="3C500B24"/>
    <w:multiLevelType w:val="hybridMultilevel"/>
    <w:tmpl w:val="1E283F26"/>
    <w:lvl w:ilvl="0" w:tplc="9DDA4CA2">
      <w:numFmt w:val="bullet"/>
      <w:lvlText w:val="-"/>
      <w:lvlJc w:val="left"/>
      <w:pPr>
        <w:tabs>
          <w:tab w:val="num" w:pos="720"/>
        </w:tabs>
        <w:ind w:left="720" w:hanging="360"/>
      </w:pPr>
      <w:rPr>
        <w:rFonts w:ascii="Times New Roman" w:eastAsia="SimSun" w:hAnsi="Times New Roman" w:cs="Times New Roman" w:hint="default"/>
      </w:rPr>
    </w:lvl>
    <w:lvl w:ilvl="1" w:tplc="EAD0DAFA">
      <w:start w:val="1"/>
      <w:numFmt w:val="bullet"/>
      <w:lvlText w:val=""/>
      <w:lvlJc w:val="left"/>
      <w:pPr>
        <w:tabs>
          <w:tab w:val="num" w:pos="1080"/>
        </w:tabs>
        <w:ind w:left="1080" w:hanging="360"/>
      </w:pPr>
      <w:rPr>
        <w:rFonts w:ascii="Symbol" w:hAnsi="Symbol" w:hint="default"/>
        <w:sz w:val="20"/>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3DE94B99"/>
    <w:multiLevelType w:val="hybridMultilevel"/>
    <w:tmpl w:val="D3D0501E"/>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5A57B0F"/>
    <w:multiLevelType w:val="multilevel"/>
    <w:tmpl w:val="A4C23FA2"/>
    <w:lvl w:ilvl="0">
      <w:start w:val="5"/>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6A31F07"/>
    <w:multiLevelType w:val="multilevel"/>
    <w:tmpl w:val="FAE24FF8"/>
    <w:lvl w:ilvl="0">
      <w:start w:val="8"/>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23" w15:restartNumberingAfterBreak="0">
    <w:nsid w:val="4A64352D"/>
    <w:multiLevelType w:val="hybridMultilevel"/>
    <w:tmpl w:val="628C11B8"/>
    <w:lvl w:ilvl="0" w:tplc="04090001">
      <w:start w:val="1"/>
      <w:numFmt w:val="bullet"/>
      <w:lvlText w:val=""/>
      <w:lvlJc w:val="left"/>
      <w:pPr>
        <w:ind w:left="1800" w:hanging="360"/>
      </w:pPr>
      <w:rPr>
        <w:rFonts w:ascii="Symbol" w:hAnsi="Symbol"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4" w15:restartNumberingAfterBreak="0">
    <w:nsid w:val="4B886B3D"/>
    <w:multiLevelType w:val="hybridMultilevel"/>
    <w:tmpl w:val="84FAF5C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25" w15:restartNumberingAfterBreak="0">
    <w:nsid w:val="4D347DEA"/>
    <w:multiLevelType w:val="multilevel"/>
    <w:tmpl w:val="1AE29D72"/>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rPr>
        <w:i w:val="0"/>
        <w:iCs w:val="0"/>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26" w15:restartNumberingAfterBreak="0">
    <w:nsid w:val="541853A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7" w15:restartNumberingAfterBreak="0">
    <w:nsid w:val="5804667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5A177D2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9" w15:restartNumberingAfterBreak="0">
    <w:nsid w:val="5E040A89"/>
    <w:multiLevelType w:val="multilevel"/>
    <w:tmpl w:val="09020E3C"/>
    <w:lvl w:ilvl="0">
      <w:start w:val="1"/>
      <w:numFmt w:val="decimal"/>
      <w:pStyle w:val="Heading1"/>
      <w:lvlText w:val="%1."/>
      <w:lvlJc w:val="left"/>
      <w:pPr>
        <w:tabs>
          <w:tab w:val="num" w:pos="360"/>
        </w:tabs>
        <w:ind w:left="360" w:hanging="360"/>
      </w:pPr>
      <w:rPr>
        <w:sz w:val="24"/>
        <w:szCs w:val="24"/>
      </w:rPr>
    </w:lvl>
    <w:lvl w:ilvl="1">
      <w:start w:val="1"/>
      <w:numFmt w:val="decimal"/>
      <w:pStyle w:val="Heading2"/>
      <w:lvlText w:val="%1.%2."/>
      <w:lvlJc w:val="left"/>
      <w:pPr>
        <w:tabs>
          <w:tab w:val="num" w:pos="792"/>
        </w:tabs>
        <w:ind w:left="792" w:hanging="432"/>
      </w:pPr>
      <w:rPr>
        <w:i w:val="0"/>
        <w:iCs w:val="0"/>
        <w:sz w:val="24"/>
        <w:szCs w:val="24"/>
      </w:r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30" w15:restartNumberingAfterBreak="0">
    <w:nsid w:val="5F5C152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F976F3C"/>
    <w:multiLevelType w:val="hybridMultilevel"/>
    <w:tmpl w:val="E1A6576C"/>
    <w:lvl w:ilvl="0" w:tplc="08090019">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2" w15:restartNumberingAfterBreak="0">
    <w:nsid w:val="6B4A524E"/>
    <w:multiLevelType w:val="multilevel"/>
    <w:tmpl w:val="7EF63C7C"/>
    <w:styleLink w:val="Style4"/>
    <w:lvl w:ilvl="0">
      <w:start w:val="15"/>
      <w:numFmt w:val="decimal"/>
      <w:lvlText w:val="%1"/>
      <w:lvlJc w:val="left"/>
      <w:pPr>
        <w:ind w:left="384" w:hanging="384"/>
      </w:pPr>
      <w:rPr>
        <w:rFonts w:hint="default"/>
      </w:rPr>
    </w:lvl>
    <w:lvl w:ilvl="1">
      <w:start w:val="1"/>
      <w:numFmt w:val="decimal"/>
      <w:lvlText w:val="%1.%2"/>
      <w:lvlJc w:val="left"/>
      <w:pPr>
        <w:ind w:left="1094" w:hanging="384"/>
      </w:pPr>
      <w:rPr>
        <w:rFonts w:hint="default"/>
      </w:rPr>
    </w:lvl>
    <w:lvl w:ilvl="2">
      <w:start w:val="1"/>
      <w:numFmt w:val="decimal"/>
      <w:lvlText w:val="%1.%2.%3"/>
      <w:lvlJc w:val="left"/>
      <w:pPr>
        <w:ind w:left="2140" w:hanging="720"/>
      </w:pPr>
      <w:rPr>
        <w:rFonts w:hint="default"/>
      </w:rPr>
    </w:lvl>
    <w:lvl w:ilvl="3">
      <w:start w:val="1"/>
      <w:numFmt w:val="decimal"/>
      <w:lvlText w:val="%1.%2.%3.%4"/>
      <w:lvlJc w:val="left"/>
      <w:pPr>
        <w:ind w:left="2850" w:hanging="720"/>
      </w:pPr>
      <w:rPr>
        <w:rFonts w:hint="default"/>
      </w:rPr>
    </w:lvl>
    <w:lvl w:ilvl="4">
      <w:start w:val="1"/>
      <w:numFmt w:val="decimal"/>
      <w:lvlText w:val="%1.%2.%3.%4.%5"/>
      <w:lvlJc w:val="left"/>
      <w:pPr>
        <w:ind w:left="3920" w:hanging="1080"/>
      </w:pPr>
      <w:rPr>
        <w:rFonts w:hint="default"/>
      </w:rPr>
    </w:lvl>
    <w:lvl w:ilvl="5">
      <w:start w:val="1"/>
      <w:numFmt w:val="decimal"/>
      <w:lvlText w:val="%1.%2.%3.%4.%5.%6"/>
      <w:lvlJc w:val="left"/>
      <w:pPr>
        <w:ind w:left="4630" w:hanging="1080"/>
      </w:pPr>
      <w:rPr>
        <w:rFonts w:hint="default"/>
      </w:rPr>
    </w:lvl>
    <w:lvl w:ilvl="6">
      <w:start w:val="1"/>
      <w:numFmt w:val="decimal"/>
      <w:lvlText w:val="%1.%2.%3.%4.%5.%6.%7"/>
      <w:lvlJc w:val="left"/>
      <w:pPr>
        <w:ind w:left="5700" w:hanging="1440"/>
      </w:pPr>
      <w:rPr>
        <w:rFonts w:hint="default"/>
      </w:rPr>
    </w:lvl>
    <w:lvl w:ilvl="7">
      <w:start w:val="1"/>
      <w:numFmt w:val="decimal"/>
      <w:lvlText w:val="%1.%2.%3.%4.%5.%6.%7.%8"/>
      <w:lvlJc w:val="left"/>
      <w:pPr>
        <w:ind w:left="6410" w:hanging="1440"/>
      </w:pPr>
      <w:rPr>
        <w:rFonts w:hint="default"/>
      </w:rPr>
    </w:lvl>
    <w:lvl w:ilvl="8">
      <w:start w:val="1"/>
      <w:numFmt w:val="decimal"/>
      <w:lvlText w:val="%1.%2.%3.%4.%5.%6.%7.%8.%9"/>
      <w:lvlJc w:val="left"/>
      <w:pPr>
        <w:ind w:left="7120" w:hanging="1440"/>
      </w:pPr>
      <w:rPr>
        <w:rFonts w:hint="default"/>
      </w:rPr>
    </w:lvl>
  </w:abstractNum>
  <w:abstractNum w:abstractNumId="33" w15:restartNumberingAfterBreak="0">
    <w:nsid w:val="6BA03A40"/>
    <w:multiLevelType w:val="hybridMultilevel"/>
    <w:tmpl w:val="2DA46A78"/>
    <w:lvl w:ilvl="0" w:tplc="7A6870C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080370A"/>
    <w:multiLevelType w:val="hybridMultilevel"/>
    <w:tmpl w:val="674A01D2"/>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5" w15:restartNumberingAfterBreak="0">
    <w:nsid w:val="71A939DC"/>
    <w:multiLevelType w:val="hybridMultilevel"/>
    <w:tmpl w:val="E02233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004B8D"/>
    <w:multiLevelType w:val="hybridMultilevel"/>
    <w:tmpl w:val="521C5E6E"/>
    <w:lvl w:ilvl="0" w:tplc="04090003">
      <w:start w:val="1"/>
      <w:numFmt w:val="bullet"/>
      <w:lvlText w:val="o"/>
      <w:lvlJc w:val="left"/>
      <w:pPr>
        <w:tabs>
          <w:tab w:val="num" w:pos="2160"/>
        </w:tabs>
        <w:ind w:left="2160" w:hanging="360"/>
      </w:pPr>
      <w:rPr>
        <w:rFonts w:ascii="Courier New" w:hAnsi="Courier New" w:cs="Courier New"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C0A5B80"/>
    <w:multiLevelType w:val="multilevel"/>
    <w:tmpl w:val="123AC314"/>
    <w:lvl w:ilvl="0">
      <w:start w:val="1"/>
      <w:numFmt w:val="decimal"/>
      <w:lvlText w:val="%1"/>
      <w:lvlJc w:val="left"/>
      <w:pPr>
        <w:ind w:left="360" w:hanging="360"/>
      </w:pPr>
      <w:rPr>
        <w:rFonts w:hint="default"/>
        <w:b w:val="0"/>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38" w15:restartNumberingAfterBreak="0">
    <w:nsid w:val="7C9942EE"/>
    <w:multiLevelType w:val="hybridMultilevel"/>
    <w:tmpl w:val="FACE7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2"/>
  </w:num>
  <w:num w:numId="2">
    <w:abstractNumId w:val="29"/>
  </w:num>
  <w:num w:numId="3">
    <w:abstractNumId w:val="26"/>
  </w:num>
  <w:num w:numId="4">
    <w:abstractNumId w:val="5"/>
  </w:num>
  <w:num w:numId="5">
    <w:abstractNumId w:val="11"/>
  </w:num>
  <w:num w:numId="6">
    <w:abstractNumId w:val="8"/>
  </w:num>
  <w:num w:numId="7">
    <w:abstractNumId w:val="27"/>
  </w:num>
  <w:num w:numId="8">
    <w:abstractNumId w:val="28"/>
  </w:num>
  <w:num w:numId="9">
    <w:abstractNumId w:val="10"/>
  </w:num>
  <w:num w:numId="10">
    <w:abstractNumId w:val="19"/>
  </w:num>
  <w:num w:numId="11">
    <w:abstractNumId w:val="25"/>
  </w:num>
  <w:num w:numId="12">
    <w:abstractNumId w:val="20"/>
  </w:num>
  <w:num w:numId="13">
    <w:abstractNumId w:val="36"/>
  </w:num>
  <w:num w:numId="14">
    <w:abstractNumId w:val="24"/>
  </w:num>
  <w:num w:numId="15">
    <w:abstractNumId w:val="37"/>
  </w:num>
  <w:num w:numId="16">
    <w:abstractNumId w:val="38"/>
  </w:num>
  <w:num w:numId="17">
    <w:abstractNumId w:val="33"/>
  </w:num>
  <w:num w:numId="18">
    <w:abstractNumId w:val="3"/>
  </w:num>
  <w:num w:numId="19">
    <w:abstractNumId w:val="2"/>
  </w:num>
  <w:num w:numId="20">
    <w:abstractNumId w:val="1"/>
  </w:num>
  <w:num w:numId="21">
    <w:abstractNumId w:val="31"/>
  </w:num>
  <w:num w:numId="22">
    <w:abstractNumId w:val="35"/>
  </w:num>
  <w:num w:numId="23">
    <w:abstractNumId w:val="18"/>
  </w:num>
  <w:num w:numId="24">
    <w:abstractNumId w:val="23"/>
  </w:num>
  <w:num w:numId="25">
    <w:abstractNumId w:val="21"/>
  </w:num>
  <w:num w:numId="26">
    <w:abstractNumId w:val="15"/>
  </w:num>
  <w:num w:numId="27">
    <w:abstractNumId w:val="14"/>
  </w:num>
  <w:num w:numId="28">
    <w:abstractNumId w:val="9"/>
  </w:num>
  <w:num w:numId="29">
    <w:abstractNumId w:val="6"/>
  </w:num>
  <w:num w:numId="30">
    <w:abstractNumId w:val="13"/>
  </w:num>
  <w:num w:numId="31">
    <w:abstractNumId w:val="0"/>
  </w:num>
  <w:num w:numId="32">
    <w:abstractNumId w:val="17"/>
  </w:num>
  <w:num w:numId="33">
    <w:abstractNumId w:val="32"/>
  </w:num>
  <w:num w:numId="34">
    <w:abstractNumId w:val="7"/>
  </w:num>
  <w:num w:numId="35">
    <w:abstractNumId w:val="4"/>
  </w:num>
  <w:num w:numId="36">
    <w:abstractNumId w:val="22"/>
  </w:num>
  <w:num w:numId="37">
    <w:abstractNumId w:val="16"/>
  </w:num>
  <w:num w:numId="38">
    <w:abstractNumId w:val="30"/>
  </w:num>
  <w:num w:numId="39">
    <w:abstractNumId w:val="29"/>
  </w:num>
  <w:num w:numId="40">
    <w:abstractNumId w:val="29"/>
  </w:num>
  <w:num w:numId="41">
    <w:abstractNumId w:val="34"/>
  </w:num>
  <w:num w:numId="42">
    <w:abstractNumId w:val="2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Brenda  Amondi Kiberenge">
    <w15:presenceInfo w15:providerId="AD" w15:userId="S::bkiberenge@mwalimunational.coop::e2bf48a2-0589-4002-957a-7608ed2f016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521"/>
    <w:rsid w:val="0000381C"/>
    <w:rsid w:val="000216CF"/>
    <w:rsid w:val="000374F6"/>
    <w:rsid w:val="00037CC7"/>
    <w:rsid w:val="00047590"/>
    <w:rsid w:val="00050302"/>
    <w:rsid w:val="000703CC"/>
    <w:rsid w:val="00071B31"/>
    <w:rsid w:val="0008024B"/>
    <w:rsid w:val="00087E3C"/>
    <w:rsid w:val="000A2BAC"/>
    <w:rsid w:val="000A3ABB"/>
    <w:rsid w:val="000C0142"/>
    <w:rsid w:val="000C1DD8"/>
    <w:rsid w:val="000C5787"/>
    <w:rsid w:val="000D3163"/>
    <w:rsid w:val="000D4263"/>
    <w:rsid w:val="000E7133"/>
    <w:rsid w:val="00103253"/>
    <w:rsid w:val="00127C42"/>
    <w:rsid w:val="001307DF"/>
    <w:rsid w:val="00135E2F"/>
    <w:rsid w:val="00141C86"/>
    <w:rsid w:val="00141DD5"/>
    <w:rsid w:val="00154C64"/>
    <w:rsid w:val="00156F31"/>
    <w:rsid w:val="001907D0"/>
    <w:rsid w:val="00191CE7"/>
    <w:rsid w:val="00192F47"/>
    <w:rsid w:val="001A0BE6"/>
    <w:rsid w:val="001A24F7"/>
    <w:rsid w:val="001A2900"/>
    <w:rsid w:val="001B5E63"/>
    <w:rsid w:val="001C4F07"/>
    <w:rsid w:val="001E04B1"/>
    <w:rsid w:val="001E76CE"/>
    <w:rsid w:val="001F5343"/>
    <w:rsid w:val="00200229"/>
    <w:rsid w:val="00201D91"/>
    <w:rsid w:val="00223106"/>
    <w:rsid w:val="002332E0"/>
    <w:rsid w:val="00274707"/>
    <w:rsid w:val="0028430F"/>
    <w:rsid w:val="002A54FE"/>
    <w:rsid w:val="002C005A"/>
    <w:rsid w:val="002C1367"/>
    <w:rsid w:val="002D077A"/>
    <w:rsid w:val="002D66AB"/>
    <w:rsid w:val="002E2ACD"/>
    <w:rsid w:val="002F10D2"/>
    <w:rsid w:val="002F1635"/>
    <w:rsid w:val="00311E9B"/>
    <w:rsid w:val="00316E81"/>
    <w:rsid w:val="003570CF"/>
    <w:rsid w:val="0036394B"/>
    <w:rsid w:val="00380A47"/>
    <w:rsid w:val="0038153D"/>
    <w:rsid w:val="003868BE"/>
    <w:rsid w:val="00396227"/>
    <w:rsid w:val="003B30DD"/>
    <w:rsid w:val="003B46F3"/>
    <w:rsid w:val="003C5924"/>
    <w:rsid w:val="003D0637"/>
    <w:rsid w:val="003D16A1"/>
    <w:rsid w:val="00417563"/>
    <w:rsid w:val="00424CA1"/>
    <w:rsid w:val="00490B45"/>
    <w:rsid w:val="00492693"/>
    <w:rsid w:val="004B141B"/>
    <w:rsid w:val="004B60C6"/>
    <w:rsid w:val="004F5585"/>
    <w:rsid w:val="0050014E"/>
    <w:rsid w:val="00502AFE"/>
    <w:rsid w:val="005268C2"/>
    <w:rsid w:val="0053134B"/>
    <w:rsid w:val="00557EA4"/>
    <w:rsid w:val="00564457"/>
    <w:rsid w:val="0059004E"/>
    <w:rsid w:val="0059220D"/>
    <w:rsid w:val="005A1521"/>
    <w:rsid w:val="005B1839"/>
    <w:rsid w:val="005D6313"/>
    <w:rsid w:val="005F0D1B"/>
    <w:rsid w:val="005F52EC"/>
    <w:rsid w:val="00602016"/>
    <w:rsid w:val="00615EE8"/>
    <w:rsid w:val="0067632A"/>
    <w:rsid w:val="00677E6D"/>
    <w:rsid w:val="00683964"/>
    <w:rsid w:val="006B301B"/>
    <w:rsid w:val="006B3853"/>
    <w:rsid w:val="006D3CD1"/>
    <w:rsid w:val="006E6AB4"/>
    <w:rsid w:val="006F376E"/>
    <w:rsid w:val="006F3D57"/>
    <w:rsid w:val="006F5120"/>
    <w:rsid w:val="006F5F57"/>
    <w:rsid w:val="007021B5"/>
    <w:rsid w:val="00715FC5"/>
    <w:rsid w:val="00723485"/>
    <w:rsid w:val="00753C97"/>
    <w:rsid w:val="007626F0"/>
    <w:rsid w:val="007664AF"/>
    <w:rsid w:val="00787A92"/>
    <w:rsid w:val="00791445"/>
    <w:rsid w:val="007A442E"/>
    <w:rsid w:val="007B73A5"/>
    <w:rsid w:val="007E29D8"/>
    <w:rsid w:val="00805F97"/>
    <w:rsid w:val="00825FE9"/>
    <w:rsid w:val="008312CC"/>
    <w:rsid w:val="008542C3"/>
    <w:rsid w:val="00873A00"/>
    <w:rsid w:val="00896262"/>
    <w:rsid w:val="008A066E"/>
    <w:rsid w:val="008A200E"/>
    <w:rsid w:val="008B3CA8"/>
    <w:rsid w:val="008B4742"/>
    <w:rsid w:val="008D493F"/>
    <w:rsid w:val="008E4E17"/>
    <w:rsid w:val="008E6E2C"/>
    <w:rsid w:val="00906314"/>
    <w:rsid w:val="0091157D"/>
    <w:rsid w:val="00922347"/>
    <w:rsid w:val="00932175"/>
    <w:rsid w:val="009559A3"/>
    <w:rsid w:val="009642B0"/>
    <w:rsid w:val="00967853"/>
    <w:rsid w:val="009736C0"/>
    <w:rsid w:val="00976930"/>
    <w:rsid w:val="00986F2C"/>
    <w:rsid w:val="009A28EE"/>
    <w:rsid w:val="009A416F"/>
    <w:rsid w:val="009B4F22"/>
    <w:rsid w:val="009B6AC5"/>
    <w:rsid w:val="009F5D9E"/>
    <w:rsid w:val="00A0176D"/>
    <w:rsid w:val="00A25E1C"/>
    <w:rsid w:val="00A43ED8"/>
    <w:rsid w:val="00A7744C"/>
    <w:rsid w:val="00A90B91"/>
    <w:rsid w:val="00AD4E02"/>
    <w:rsid w:val="00B049B7"/>
    <w:rsid w:val="00B12D35"/>
    <w:rsid w:val="00B12FAA"/>
    <w:rsid w:val="00B31317"/>
    <w:rsid w:val="00B35690"/>
    <w:rsid w:val="00B548F8"/>
    <w:rsid w:val="00B60785"/>
    <w:rsid w:val="00B83B8A"/>
    <w:rsid w:val="00BA4FDB"/>
    <w:rsid w:val="00BC654A"/>
    <w:rsid w:val="00BD7852"/>
    <w:rsid w:val="00BE6B8F"/>
    <w:rsid w:val="00BE7FB6"/>
    <w:rsid w:val="00BF474C"/>
    <w:rsid w:val="00C04E25"/>
    <w:rsid w:val="00C1141B"/>
    <w:rsid w:val="00C24278"/>
    <w:rsid w:val="00C52AA1"/>
    <w:rsid w:val="00C6554E"/>
    <w:rsid w:val="00C7601C"/>
    <w:rsid w:val="00CB7267"/>
    <w:rsid w:val="00CC2D9A"/>
    <w:rsid w:val="00CD7FB1"/>
    <w:rsid w:val="00CE50CD"/>
    <w:rsid w:val="00CE6389"/>
    <w:rsid w:val="00CE6545"/>
    <w:rsid w:val="00D020E3"/>
    <w:rsid w:val="00D10544"/>
    <w:rsid w:val="00D13C60"/>
    <w:rsid w:val="00D26DDA"/>
    <w:rsid w:val="00D44308"/>
    <w:rsid w:val="00D464A4"/>
    <w:rsid w:val="00D67B90"/>
    <w:rsid w:val="00D84DE5"/>
    <w:rsid w:val="00D94519"/>
    <w:rsid w:val="00DC30AD"/>
    <w:rsid w:val="00E1293E"/>
    <w:rsid w:val="00E206A1"/>
    <w:rsid w:val="00E30596"/>
    <w:rsid w:val="00E6079A"/>
    <w:rsid w:val="00E6268B"/>
    <w:rsid w:val="00E6384F"/>
    <w:rsid w:val="00E672A3"/>
    <w:rsid w:val="00E745BD"/>
    <w:rsid w:val="00E75CDA"/>
    <w:rsid w:val="00E906AB"/>
    <w:rsid w:val="00EA30F5"/>
    <w:rsid w:val="00EA44EC"/>
    <w:rsid w:val="00EA4B00"/>
    <w:rsid w:val="00EB7284"/>
    <w:rsid w:val="00EC1D34"/>
    <w:rsid w:val="00EF2CBB"/>
    <w:rsid w:val="00EF5198"/>
    <w:rsid w:val="00F129DF"/>
    <w:rsid w:val="00F13CAE"/>
    <w:rsid w:val="00F2785B"/>
    <w:rsid w:val="00F31018"/>
    <w:rsid w:val="00F44B28"/>
    <w:rsid w:val="00F46782"/>
    <w:rsid w:val="00FB54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7B6C4E"/>
  <w15:chartTrackingRefBased/>
  <w15:docId w15:val="{C9AB76F7-D9C9-4979-A404-8610A3DDC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annotation text" w:uiPriority="99"/>
    <w:lsdException w:name="header" w:uiPriority="99"/>
    <w:lsdException w:name="footer" w:uiPriority="99"/>
    <w:lsdException w:name="caption" w:semiHidden="1" w:unhideWhenUsed="1" w:qFormat="1"/>
    <w:lsdException w:name="annotation reference" w:uiPriority="99"/>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80A47"/>
    <w:rPr>
      <w:rFonts w:ascii="Calibri" w:hAnsi="Calibri"/>
      <w:sz w:val="24"/>
      <w:lang w:val="en-US" w:eastAsia="zh-CN"/>
    </w:rPr>
  </w:style>
  <w:style w:type="paragraph" w:styleId="Heading1">
    <w:name w:val="heading 1"/>
    <w:basedOn w:val="Normal"/>
    <w:next w:val="Normal"/>
    <w:qFormat/>
    <w:rsid w:val="00223106"/>
    <w:pPr>
      <w:keepNext/>
      <w:numPr>
        <w:numId w:val="2"/>
      </w:numPr>
      <w:spacing w:before="240" w:after="60"/>
      <w:outlineLvl w:val="0"/>
    </w:pPr>
    <w:rPr>
      <w:b/>
      <w:bCs/>
      <w:kern w:val="32"/>
      <w:sz w:val="32"/>
      <w:szCs w:val="32"/>
    </w:rPr>
  </w:style>
  <w:style w:type="paragraph" w:styleId="Heading2">
    <w:name w:val="heading 2"/>
    <w:basedOn w:val="Normal"/>
    <w:next w:val="Normal"/>
    <w:link w:val="Heading2Char"/>
    <w:qFormat/>
    <w:rsid w:val="00223106"/>
    <w:pPr>
      <w:keepNext/>
      <w:numPr>
        <w:ilvl w:val="1"/>
        <w:numId w:val="2"/>
      </w:numPr>
      <w:outlineLvl w:val="1"/>
    </w:pPr>
    <w:rPr>
      <w:rFonts w:ascii="Calibri Light" w:hAnsi="Calibri Light"/>
      <w:sz w:val="28"/>
      <w:szCs w:val="28"/>
    </w:rPr>
  </w:style>
  <w:style w:type="paragraph" w:styleId="Heading3">
    <w:name w:val="heading 3"/>
    <w:basedOn w:val="Normal"/>
    <w:qFormat/>
    <w:pPr>
      <w:numPr>
        <w:ilvl w:val="2"/>
        <w:numId w:val="1"/>
      </w:num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numPr>
        <w:ilvl w:val="3"/>
        <w:numId w:val="1"/>
      </w:numPr>
      <w:spacing w:before="240" w:after="60"/>
      <w:outlineLvl w:val="3"/>
    </w:pPr>
    <w:rPr>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 w:val="22"/>
      <w:szCs w:val="22"/>
    </w:rPr>
  </w:style>
  <w:style w:type="paragraph" w:styleId="Heading7">
    <w:name w:val="heading 7"/>
    <w:basedOn w:val="Normal"/>
    <w:next w:val="Normal"/>
    <w:qFormat/>
    <w:pPr>
      <w:numPr>
        <w:ilvl w:val="6"/>
        <w:numId w:val="1"/>
      </w:numPr>
      <w:spacing w:before="240" w:after="60"/>
      <w:outlineLvl w:val="6"/>
    </w:pPr>
  </w:style>
  <w:style w:type="paragraph" w:styleId="Heading8">
    <w:name w:val="heading 8"/>
    <w:basedOn w:val="Normal"/>
    <w:next w:val="Normal"/>
    <w:qFormat/>
    <w:pPr>
      <w:numPr>
        <w:ilvl w:val="7"/>
        <w:numId w:val="1"/>
      </w:numPr>
      <w:spacing w:before="240" w:after="60"/>
      <w:outlineLvl w:val="7"/>
    </w:pPr>
    <w:rPr>
      <w:i/>
      <w:iCs/>
    </w:rPr>
  </w:style>
  <w:style w:type="paragraph" w:styleId="Heading9">
    <w:name w:val="heading 9"/>
    <w:basedOn w:val="Normal"/>
    <w:next w:val="Normal"/>
    <w:qFormat/>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BodyText">
    <w:name w:val="Body Text"/>
    <w:basedOn w:val="Normal"/>
    <w:pPr>
      <w:tabs>
        <w:tab w:val="left" w:pos="360"/>
      </w:tabs>
    </w:pPr>
  </w:style>
  <w:style w:type="paragraph" w:styleId="Footer">
    <w:name w:val="footer"/>
    <w:basedOn w:val="Normal"/>
    <w:link w:val="FooterChar"/>
    <w:uiPriority w:val="99"/>
    <w:pPr>
      <w:tabs>
        <w:tab w:val="center" w:pos="4320"/>
        <w:tab w:val="right" w:pos="8640"/>
      </w:tabs>
    </w:pPr>
    <w:rPr>
      <w:sz w:val="20"/>
    </w:rPr>
  </w:style>
  <w:style w:type="paragraph" w:styleId="TOC1">
    <w:name w:val="toc 1"/>
    <w:basedOn w:val="Normal"/>
    <w:next w:val="Normal"/>
    <w:autoRedefine/>
    <w:uiPriority w:val="39"/>
    <w:qFormat/>
  </w:style>
  <w:style w:type="character" w:customStyle="1" w:styleId="Heading1Char">
    <w:name w:val="Heading 1 Char"/>
    <w:rPr>
      <w:rFonts w:ascii="Arial" w:hAnsi="Arial" w:cs="Arial"/>
      <w:b/>
      <w:bCs/>
      <w:noProof w:val="0"/>
      <w:kern w:val="32"/>
      <w:sz w:val="32"/>
      <w:szCs w:val="32"/>
      <w:lang w:val="en-US" w:eastAsia="en-US" w:bidi="ar-SA"/>
    </w:rPr>
  </w:style>
  <w:style w:type="paragraph" w:customStyle="1" w:styleId="Normaltext">
    <w:name w:val="Normal text"/>
    <w:basedOn w:val="Normal"/>
    <w:rPr>
      <w:rFonts w:ascii="Arial" w:hAnsi="Arial"/>
      <w:sz w:val="16"/>
    </w:rPr>
  </w:style>
  <w:style w:type="paragraph" w:customStyle="1" w:styleId="TextHeading">
    <w:name w:val="Text Heading"/>
    <w:basedOn w:val="Header"/>
    <w:rPr>
      <w:rFonts w:ascii="Arial" w:hAnsi="Arial"/>
      <w:b/>
    </w:rPr>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customStyle="1" w:styleId="Heading1noTOC">
    <w:name w:val="Heading 1 no TOC"/>
    <w:basedOn w:val="Heading1"/>
    <w:next w:val="Normal"/>
    <w:autoRedefine/>
    <w:pPr>
      <w:numPr>
        <w:numId w:val="0"/>
      </w:numPr>
      <w:tabs>
        <w:tab w:val="left" w:pos="720"/>
      </w:tabs>
    </w:pPr>
    <w:rPr>
      <w:kern w:val="0"/>
      <w:sz w:val="24"/>
      <w:szCs w:val="24"/>
    </w:rPr>
  </w:style>
  <w:style w:type="paragraph" w:customStyle="1" w:styleId="TableHeading">
    <w:name w:val="Table Heading"/>
    <w:basedOn w:val="Normal"/>
    <w:pPr>
      <w:spacing w:before="60" w:after="60"/>
    </w:pPr>
    <w:rPr>
      <w:rFonts w:ascii="Arial" w:hAnsi="Arial"/>
      <w:b/>
      <w:sz w:val="20"/>
    </w:rPr>
  </w:style>
  <w:style w:type="paragraph" w:styleId="BodyText2">
    <w:name w:val="Body Text 2"/>
    <w:basedOn w:val="Normal"/>
    <w:rPr>
      <w:rFonts w:ascii="Arial" w:hAnsi="Arial"/>
      <w:sz w:val="20"/>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BodyTextIndent">
    <w:name w:val="Body Text Indent"/>
    <w:basedOn w:val="Normal"/>
    <w:pPr>
      <w:spacing w:after="120"/>
      <w:ind w:left="36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EndnoteText">
    <w:name w:val="endnote text"/>
    <w:basedOn w:val="Normal"/>
    <w:semiHidden/>
    <w:rPr>
      <w:sz w:val="20"/>
    </w:rPr>
  </w:style>
  <w:style w:type="paragraph" w:styleId="Title">
    <w:name w:val="Title"/>
    <w:basedOn w:val="Normal"/>
    <w:qFormat/>
    <w:pPr>
      <w:spacing w:before="240" w:after="60"/>
      <w:jc w:val="center"/>
      <w:outlineLvl w:val="0"/>
    </w:pPr>
    <w:rPr>
      <w:rFonts w:ascii="Arial" w:hAnsi="Arial"/>
      <w:b/>
      <w:kern w:val="28"/>
      <w:sz w:val="32"/>
    </w:rPr>
  </w:style>
  <w:style w:type="character" w:customStyle="1" w:styleId="body">
    <w:name w:val="body"/>
    <w:basedOn w:val="DefaultParagraphFont"/>
  </w:style>
  <w:style w:type="character" w:customStyle="1" w:styleId="maincopy1">
    <w:name w:val="maincopy1"/>
    <w:rPr>
      <w:rFonts w:ascii="Verdana" w:hAnsi="Verdana" w:hint="default"/>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qFormat/>
    <w:pPr>
      <w:ind w:left="240"/>
    </w:pPr>
  </w:style>
  <w:style w:type="paragraph" w:styleId="TOC3">
    <w:name w:val="toc 3"/>
    <w:basedOn w:val="Normal"/>
    <w:next w:val="Normal"/>
    <w:autoRedefine/>
    <w:qFormat/>
    <w:pPr>
      <w:ind w:left="480"/>
    </w:pPr>
  </w:style>
  <w:style w:type="paragraph" w:customStyle="1" w:styleId="Bodylevel2CharChar">
    <w:name w:val="Body level 2 Char Char"/>
    <w:basedOn w:val="BodyCharCharChar"/>
    <w:pPr>
      <w:ind w:left="1224"/>
    </w:pPr>
  </w:style>
  <w:style w:type="paragraph" w:customStyle="1" w:styleId="BodyCharCharChar">
    <w:name w:val="Body Char Char Char"/>
    <w:basedOn w:val="Normal"/>
    <w:pPr>
      <w:spacing w:after="120"/>
      <w:ind w:left="720"/>
    </w:pPr>
  </w:style>
  <w:style w:type="paragraph" w:customStyle="1" w:styleId="Bodylevel3">
    <w:name w:val="Body level 3"/>
    <w:basedOn w:val="Normal"/>
    <w:pPr>
      <w:spacing w:after="120"/>
      <w:ind w:left="1872"/>
    </w:pPr>
  </w:style>
  <w:style w:type="paragraph" w:customStyle="1" w:styleId="TitleHead">
    <w:name w:val="Title Head"/>
    <w:basedOn w:val="Heading1"/>
    <w:pPr>
      <w:numPr>
        <w:numId w:val="0"/>
      </w:numPr>
      <w:tabs>
        <w:tab w:val="left" w:pos="720"/>
      </w:tabs>
      <w:spacing w:before="400"/>
    </w:pPr>
    <w:rPr>
      <w:kern w:val="28"/>
      <w:sz w:val="36"/>
      <w:szCs w:val="36"/>
    </w:rPr>
  </w:style>
  <w:style w:type="paragraph" w:customStyle="1" w:styleId="Body0">
    <w:name w:val="Body"/>
    <w:basedOn w:val="Normal"/>
    <w:pPr>
      <w:spacing w:after="120"/>
      <w:ind w:left="720"/>
    </w:pPr>
  </w:style>
  <w:style w:type="paragraph" w:customStyle="1" w:styleId="BodyChar">
    <w:name w:val="Body Char"/>
    <w:basedOn w:val="Normal"/>
    <w:pPr>
      <w:spacing w:after="120"/>
      <w:ind w:left="720"/>
    </w:pPr>
  </w:style>
  <w:style w:type="paragraph" w:customStyle="1" w:styleId="Bodylevel2">
    <w:name w:val="Body level 2"/>
    <w:basedOn w:val="BodyChar"/>
    <w:pPr>
      <w:ind w:left="1224"/>
    </w:pPr>
  </w:style>
  <w:style w:type="paragraph" w:customStyle="1" w:styleId="Bodylevel2Char">
    <w:name w:val="Body level 2 Char"/>
    <w:basedOn w:val="BodyCharCharChar"/>
    <w:pPr>
      <w:ind w:left="1224"/>
    </w:pPr>
  </w:style>
  <w:style w:type="character" w:customStyle="1" w:styleId="FooterChar">
    <w:name w:val="Footer Char"/>
    <w:link w:val="Footer"/>
    <w:uiPriority w:val="99"/>
    <w:rsid w:val="00223106"/>
    <w:rPr>
      <w:rFonts w:ascii="Calibri" w:hAnsi="Calibri"/>
      <w:lang w:eastAsia="zh-CN"/>
    </w:rPr>
  </w:style>
  <w:style w:type="paragraph" w:customStyle="1" w:styleId="BodyText0">
    <w:name w:val="*Body Text"/>
    <w:link w:val="BodyTextZchn"/>
    <w:rsid w:val="00223106"/>
    <w:pPr>
      <w:spacing w:after="120"/>
    </w:pPr>
    <w:rPr>
      <w:rFonts w:ascii="Arial" w:hAnsi="Arial"/>
      <w:color w:val="000000"/>
      <w:sz w:val="22"/>
      <w:lang w:val="en-US" w:eastAsia="en-US"/>
    </w:rPr>
  </w:style>
  <w:style w:type="character" w:customStyle="1" w:styleId="BodyTextZchn">
    <w:name w:val="*Body Text Zchn"/>
    <w:link w:val="BodyText0"/>
    <w:rsid w:val="00223106"/>
    <w:rPr>
      <w:rFonts w:ascii="Arial" w:hAnsi="Arial"/>
      <w:color w:val="000000"/>
      <w:sz w:val="22"/>
    </w:rPr>
  </w:style>
  <w:style w:type="character" w:customStyle="1" w:styleId="CommentTextChar">
    <w:name w:val="Comment Text Char"/>
    <w:link w:val="CommentText"/>
    <w:uiPriority w:val="99"/>
    <w:semiHidden/>
    <w:rsid w:val="00C7601C"/>
    <w:rPr>
      <w:rFonts w:ascii="Calibri" w:hAnsi="Calibri"/>
      <w:lang w:val="en-US" w:eastAsia="zh-CN"/>
    </w:rPr>
  </w:style>
  <w:style w:type="paragraph" w:styleId="ListParagraph">
    <w:name w:val="List Paragraph"/>
    <w:basedOn w:val="Normal"/>
    <w:uiPriority w:val="34"/>
    <w:qFormat/>
    <w:rsid w:val="00C7601C"/>
    <w:pPr>
      <w:ind w:left="720"/>
      <w:contextualSpacing/>
      <w:jc w:val="both"/>
    </w:pPr>
    <w:rPr>
      <w:rFonts w:eastAsia="Calibri"/>
      <w:sz w:val="22"/>
      <w:szCs w:val="22"/>
      <w:lang w:eastAsia="en-US"/>
    </w:rPr>
  </w:style>
  <w:style w:type="numbering" w:customStyle="1" w:styleId="Style4">
    <w:name w:val="Style4"/>
    <w:uiPriority w:val="99"/>
    <w:rsid w:val="00C7601C"/>
    <w:pPr>
      <w:numPr>
        <w:numId w:val="33"/>
      </w:numPr>
    </w:pPr>
  </w:style>
  <w:style w:type="paragraph" w:styleId="NoSpacing">
    <w:name w:val="No Spacing"/>
    <w:link w:val="NoSpacingChar"/>
    <w:uiPriority w:val="1"/>
    <w:qFormat/>
    <w:rsid w:val="00C7601C"/>
    <w:rPr>
      <w:rFonts w:ascii="Calibri" w:eastAsia="Calibri" w:hAnsi="Calibri"/>
      <w:sz w:val="22"/>
      <w:szCs w:val="22"/>
      <w:lang w:val="en-US" w:eastAsia="en-US"/>
    </w:rPr>
  </w:style>
  <w:style w:type="character" w:customStyle="1" w:styleId="NoSpacingChar">
    <w:name w:val="No Spacing Char"/>
    <w:link w:val="NoSpacing"/>
    <w:uiPriority w:val="1"/>
    <w:locked/>
    <w:rsid w:val="00C7601C"/>
    <w:rPr>
      <w:rFonts w:ascii="Calibri" w:eastAsia="Calibri" w:hAnsi="Calibri"/>
      <w:sz w:val="22"/>
      <w:szCs w:val="22"/>
      <w:lang w:val="en-US" w:eastAsia="en-US"/>
    </w:rPr>
  </w:style>
  <w:style w:type="paragraph" w:customStyle="1" w:styleId="numbered1">
    <w:name w:val="numbered1"/>
    <w:basedOn w:val="Normal"/>
    <w:rsid w:val="00C7601C"/>
    <w:pPr>
      <w:numPr>
        <w:numId w:val="34"/>
      </w:numPr>
      <w:spacing w:before="240" w:line="360" w:lineRule="auto"/>
      <w:jc w:val="both"/>
    </w:pPr>
    <w:rPr>
      <w:rFonts w:ascii="Times New Roman" w:hAnsi="Times New Roman"/>
      <w:lang w:val="en-GB" w:eastAsia="en-US"/>
    </w:rPr>
  </w:style>
  <w:style w:type="paragraph" w:customStyle="1" w:styleId="numbered2">
    <w:name w:val="numbered2"/>
    <w:basedOn w:val="numbered1"/>
    <w:rsid w:val="00C7601C"/>
    <w:pPr>
      <w:numPr>
        <w:ilvl w:val="1"/>
      </w:numPr>
    </w:pPr>
  </w:style>
  <w:style w:type="paragraph" w:customStyle="1" w:styleId="numbered3">
    <w:name w:val="numbered3"/>
    <w:basedOn w:val="numbered2"/>
    <w:rsid w:val="00C7601C"/>
    <w:pPr>
      <w:numPr>
        <w:ilvl w:val="2"/>
      </w:numPr>
    </w:pPr>
  </w:style>
  <w:style w:type="paragraph" w:customStyle="1" w:styleId="numbered4">
    <w:name w:val="numbered4"/>
    <w:basedOn w:val="numbered3"/>
    <w:rsid w:val="00C7601C"/>
    <w:pPr>
      <w:numPr>
        <w:ilvl w:val="3"/>
      </w:numPr>
    </w:pPr>
  </w:style>
  <w:style w:type="paragraph" w:customStyle="1" w:styleId="numbered5">
    <w:name w:val="numbered5"/>
    <w:basedOn w:val="numbered4"/>
    <w:rsid w:val="00C7601C"/>
    <w:pPr>
      <w:numPr>
        <w:ilvl w:val="4"/>
      </w:numPr>
    </w:pPr>
  </w:style>
  <w:style w:type="character" w:customStyle="1" w:styleId="HeaderChar">
    <w:name w:val="Header Char"/>
    <w:link w:val="Header"/>
    <w:uiPriority w:val="99"/>
    <w:rsid w:val="00E672A3"/>
    <w:rPr>
      <w:rFonts w:ascii="Calibri" w:hAnsi="Calibri"/>
      <w:sz w:val="24"/>
      <w:lang w:val="en-US" w:eastAsia="zh-CN"/>
    </w:rPr>
  </w:style>
  <w:style w:type="character" w:customStyle="1" w:styleId="normaltextrun">
    <w:name w:val="normaltextrun"/>
    <w:rsid w:val="00E672A3"/>
  </w:style>
  <w:style w:type="character" w:customStyle="1" w:styleId="eop">
    <w:name w:val="eop"/>
    <w:rsid w:val="00E672A3"/>
  </w:style>
  <w:style w:type="character" w:customStyle="1" w:styleId="Heading2Char">
    <w:name w:val="Heading 2 Char"/>
    <w:basedOn w:val="DefaultParagraphFont"/>
    <w:link w:val="Heading2"/>
    <w:rsid w:val="00EA44EC"/>
    <w:rPr>
      <w:rFonts w:ascii="Calibri Light" w:hAnsi="Calibri Light"/>
      <w:sz w:val="28"/>
      <w:szCs w:val="28"/>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2621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C4E1B-F196-4331-938B-02FE5D7FD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7</Pages>
  <Words>1945</Words>
  <Characters>11090</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Service Level Agreement (SLA) Template</vt:lpstr>
    </vt:vector>
  </TitlesOfParts>
  <Company>ITILworx</Company>
  <LinksUpToDate>false</LinksUpToDate>
  <CharactersWithSpaces>13009</CharactersWithSpaces>
  <SharedDoc>false</SharedDoc>
  <HyperlinkBase>http://www.itilworx.com</HyperlinkBase>
  <HLinks>
    <vt:vector size="84" baseType="variant">
      <vt:variant>
        <vt:i4>1310773</vt:i4>
      </vt:variant>
      <vt:variant>
        <vt:i4>83</vt:i4>
      </vt:variant>
      <vt:variant>
        <vt:i4>0</vt:i4>
      </vt:variant>
      <vt:variant>
        <vt:i4>5</vt:i4>
      </vt:variant>
      <vt:variant>
        <vt:lpwstr/>
      </vt:variant>
      <vt:variant>
        <vt:lpwstr>_Toc472331064</vt:lpwstr>
      </vt:variant>
      <vt:variant>
        <vt:i4>1310773</vt:i4>
      </vt:variant>
      <vt:variant>
        <vt:i4>77</vt:i4>
      </vt:variant>
      <vt:variant>
        <vt:i4>0</vt:i4>
      </vt:variant>
      <vt:variant>
        <vt:i4>5</vt:i4>
      </vt:variant>
      <vt:variant>
        <vt:lpwstr/>
      </vt:variant>
      <vt:variant>
        <vt:lpwstr>_Toc472331063</vt:lpwstr>
      </vt:variant>
      <vt:variant>
        <vt:i4>1310773</vt:i4>
      </vt:variant>
      <vt:variant>
        <vt:i4>71</vt:i4>
      </vt:variant>
      <vt:variant>
        <vt:i4>0</vt:i4>
      </vt:variant>
      <vt:variant>
        <vt:i4>5</vt:i4>
      </vt:variant>
      <vt:variant>
        <vt:lpwstr/>
      </vt:variant>
      <vt:variant>
        <vt:lpwstr>_Toc472331062</vt:lpwstr>
      </vt:variant>
      <vt:variant>
        <vt:i4>1310773</vt:i4>
      </vt:variant>
      <vt:variant>
        <vt:i4>65</vt:i4>
      </vt:variant>
      <vt:variant>
        <vt:i4>0</vt:i4>
      </vt:variant>
      <vt:variant>
        <vt:i4>5</vt:i4>
      </vt:variant>
      <vt:variant>
        <vt:lpwstr/>
      </vt:variant>
      <vt:variant>
        <vt:lpwstr>_Toc472331061</vt:lpwstr>
      </vt:variant>
      <vt:variant>
        <vt:i4>1310773</vt:i4>
      </vt:variant>
      <vt:variant>
        <vt:i4>59</vt:i4>
      </vt:variant>
      <vt:variant>
        <vt:i4>0</vt:i4>
      </vt:variant>
      <vt:variant>
        <vt:i4>5</vt:i4>
      </vt:variant>
      <vt:variant>
        <vt:lpwstr/>
      </vt:variant>
      <vt:variant>
        <vt:lpwstr>_Toc472331060</vt:lpwstr>
      </vt:variant>
      <vt:variant>
        <vt:i4>1507381</vt:i4>
      </vt:variant>
      <vt:variant>
        <vt:i4>53</vt:i4>
      </vt:variant>
      <vt:variant>
        <vt:i4>0</vt:i4>
      </vt:variant>
      <vt:variant>
        <vt:i4>5</vt:i4>
      </vt:variant>
      <vt:variant>
        <vt:lpwstr/>
      </vt:variant>
      <vt:variant>
        <vt:lpwstr>_Toc472331059</vt:lpwstr>
      </vt:variant>
      <vt:variant>
        <vt:i4>1507381</vt:i4>
      </vt:variant>
      <vt:variant>
        <vt:i4>47</vt:i4>
      </vt:variant>
      <vt:variant>
        <vt:i4>0</vt:i4>
      </vt:variant>
      <vt:variant>
        <vt:i4>5</vt:i4>
      </vt:variant>
      <vt:variant>
        <vt:lpwstr/>
      </vt:variant>
      <vt:variant>
        <vt:lpwstr>_Toc472331058</vt:lpwstr>
      </vt:variant>
      <vt:variant>
        <vt:i4>1507381</vt:i4>
      </vt:variant>
      <vt:variant>
        <vt:i4>41</vt:i4>
      </vt:variant>
      <vt:variant>
        <vt:i4>0</vt:i4>
      </vt:variant>
      <vt:variant>
        <vt:i4>5</vt:i4>
      </vt:variant>
      <vt:variant>
        <vt:lpwstr/>
      </vt:variant>
      <vt:variant>
        <vt:lpwstr>_Toc472331057</vt:lpwstr>
      </vt:variant>
      <vt:variant>
        <vt:i4>1507381</vt:i4>
      </vt:variant>
      <vt:variant>
        <vt:i4>35</vt:i4>
      </vt:variant>
      <vt:variant>
        <vt:i4>0</vt:i4>
      </vt:variant>
      <vt:variant>
        <vt:i4>5</vt:i4>
      </vt:variant>
      <vt:variant>
        <vt:lpwstr/>
      </vt:variant>
      <vt:variant>
        <vt:lpwstr>_Toc472331056</vt:lpwstr>
      </vt:variant>
      <vt:variant>
        <vt:i4>1507381</vt:i4>
      </vt:variant>
      <vt:variant>
        <vt:i4>29</vt:i4>
      </vt:variant>
      <vt:variant>
        <vt:i4>0</vt:i4>
      </vt:variant>
      <vt:variant>
        <vt:i4>5</vt:i4>
      </vt:variant>
      <vt:variant>
        <vt:lpwstr/>
      </vt:variant>
      <vt:variant>
        <vt:lpwstr>_Toc472331055</vt:lpwstr>
      </vt:variant>
      <vt:variant>
        <vt:i4>1507381</vt:i4>
      </vt:variant>
      <vt:variant>
        <vt:i4>23</vt:i4>
      </vt:variant>
      <vt:variant>
        <vt:i4>0</vt:i4>
      </vt:variant>
      <vt:variant>
        <vt:i4>5</vt:i4>
      </vt:variant>
      <vt:variant>
        <vt:lpwstr/>
      </vt:variant>
      <vt:variant>
        <vt:lpwstr>_Toc472331054</vt:lpwstr>
      </vt:variant>
      <vt:variant>
        <vt:i4>1507381</vt:i4>
      </vt:variant>
      <vt:variant>
        <vt:i4>17</vt:i4>
      </vt:variant>
      <vt:variant>
        <vt:i4>0</vt:i4>
      </vt:variant>
      <vt:variant>
        <vt:i4>5</vt:i4>
      </vt:variant>
      <vt:variant>
        <vt:lpwstr/>
      </vt:variant>
      <vt:variant>
        <vt:lpwstr>_Toc472331053</vt:lpwstr>
      </vt:variant>
      <vt:variant>
        <vt:i4>1507381</vt:i4>
      </vt:variant>
      <vt:variant>
        <vt:i4>11</vt:i4>
      </vt:variant>
      <vt:variant>
        <vt:i4>0</vt:i4>
      </vt:variant>
      <vt:variant>
        <vt:i4>5</vt:i4>
      </vt:variant>
      <vt:variant>
        <vt:lpwstr/>
      </vt:variant>
      <vt:variant>
        <vt:lpwstr>_Toc472331052</vt:lpwstr>
      </vt:variant>
      <vt:variant>
        <vt:i4>1507381</vt:i4>
      </vt:variant>
      <vt:variant>
        <vt:i4>5</vt:i4>
      </vt:variant>
      <vt:variant>
        <vt:i4>0</vt:i4>
      </vt:variant>
      <vt:variant>
        <vt:i4>5</vt:i4>
      </vt:variant>
      <vt:variant>
        <vt:lpwstr/>
      </vt:variant>
      <vt:variant>
        <vt:lpwstr>_Toc472331051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 Level Agreement (SLA) Template</dc:title>
  <dc:subject>IT Service Management Series</dc:subject>
  <dc:creator>ITILworx</dc:creator>
  <cp:keywords/>
  <dc:description>Copyright @ 2004 ITILworx_x000d_
Version 1.12</dc:description>
  <cp:lastModifiedBy>Paul Njoroge</cp:lastModifiedBy>
  <cp:revision>12</cp:revision>
  <cp:lastPrinted>2021-06-18T08:56:00Z</cp:lastPrinted>
  <dcterms:created xsi:type="dcterms:W3CDTF">2021-06-16T16:13:00Z</dcterms:created>
  <dcterms:modified xsi:type="dcterms:W3CDTF">2021-06-18T10:28:00Z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ublisher">
    <vt:lpwstr>ITILworx</vt:lpwstr>
  </property>
  <property fmtid="{D5CDD505-2E9C-101B-9397-08002B2CF9AE}" pid="3" name="_TentativeReviewCycleID">
    <vt:i4>728798358</vt:i4>
  </property>
  <property fmtid="{D5CDD505-2E9C-101B-9397-08002B2CF9AE}" pid="4" name="_ReviewCycleID">
    <vt:i4>728798358</vt:i4>
  </property>
  <property fmtid="{D5CDD505-2E9C-101B-9397-08002B2CF9AE}" pid="5" name="_NewReviewCycle">
    <vt:lpwstr/>
  </property>
  <property fmtid="{D5CDD505-2E9C-101B-9397-08002B2CF9AE}" pid="6" name="_EmailEntryID">
    <vt:lpwstr>00000000043066DF8E953348963014D266C7BED30700BA8104957836D24AB70A5FE3819A852200000000010C0000BA8104957836D24AB70A5FE3819A852200001FA769910000</vt:lpwstr>
  </property>
  <property fmtid="{D5CDD505-2E9C-101B-9397-08002B2CF9AE}" pid="7" name="_EmailStoreID">
    <vt:lpwstr>0000000038A1BB1005E5101AA1BB08002B2A56C20000454D534D44422E444C4C00000000000000001B55FA20AA6611CD9BC800AA002FC45A0C0000005354534552564552002F6F3D53542F6F753D66697273742061646D696E6973747261746976652067726F75702F636E3D526563697069656E74732F636E3D57696C6C00</vt:lpwstr>
  </property>
  <property fmtid="{D5CDD505-2E9C-101B-9397-08002B2CF9AE}" pid="8" name="_EmailStoreID0">
    <vt:lpwstr>0000000038A1BB1005E5101AA1BB08002B2A56C20000454D534D44422E444C4C00000000000000001B55FA20AA6611CD9BC800AA002FC45A0C000000626B69626572656E6765406D77616C696D756E6174696F6E616C2E636F6F70002F6F3D45786368616E67654C6162732F6F753D45786368616E67652041646D696E69737</vt:lpwstr>
  </property>
  <property fmtid="{D5CDD505-2E9C-101B-9397-08002B2CF9AE}" pid="9" name="_EmailStoreID1">
    <vt:lpwstr>47261746976652047726F7570202846594449424F484632335350444C54292F636E3D526563697069656E74732F636E3D63653038313638393639656434336330386339383833373933383761656433622D4272656E64612020416D6F00E94632F452000000020000001000000062006B00690062006500720065006E006700</vt:lpwstr>
  </property>
  <property fmtid="{D5CDD505-2E9C-101B-9397-08002B2CF9AE}" pid="10" name="_EmailStoreID2">
    <vt:lpwstr>650040006D00770061006C0069006D0075006E006100740069006F006E0061006C002E0063006F006F00700000000000</vt:lpwstr>
  </property>
  <property fmtid="{D5CDD505-2E9C-101B-9397-08002B2CF9AE}" pid="11" name="_ReviewingToolsShownOnce">
    <vt:lpwstr/>
  </property>
</Properties>
</file>