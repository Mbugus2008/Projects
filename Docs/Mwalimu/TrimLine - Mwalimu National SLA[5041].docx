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63160BB5" w:rsidR="00E1293E"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2EC8B7F" w14:textId="1C4CFB94" w:rsidR="00E1293E" w:rsidRPr="00F23E41" w:rsidRDefault="00F23E41"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bCs/>
          <w:sz w:val="36"/>
          <w:szCs w:val="36"/>
        </w:rPr>
      </w:pPr>
      <w:r w:rsidRPr="00F23E41">
        <w:rPr>
          <w:rFonts w:ascii="Arial" w:hAnsi="Arial" w:cs="Arial"/>
          <w:b/>
          <w:bCs/>
          <w:color w:val="222222"/>
          <w:sz w:val="36"/>
          <w:szCs w:val="36"/>
          <w:shd w:val="clear" w:color="auto" w:fill="FFFFFF"/>
        </w:rPr>
        <w:t>FANAKA MERCHANTS LTD</w:t>
      </w: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64CD104E">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p>
    <w:p w14:paraId="753E6550" w14:textId="77777777" w:rsidR="006F376E" w:rsidRDefault="009642B0" w:rsidP="006F376E">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TrimLine</w:t>
      </w:r>
      <w:proofErr w:type="spellEnd"/>
      <w:r w:rsidRPr="00B12D35">
        <w:rPr>
          <w:rFonts w:ascii="Times New Roman" w:hAnsi="Times New Roman"/>
          <w:b/>
          <w:sz w:val="22"/>
          <w:szCs w:val="22"/>
          <w:lang w:eastAsia="en-US"/>
        </w:rPr>
        <w:t xml:space="preserv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w:t>
      </w:r>
      <w:commentRangeStart w:id="2"/>
      <w:r w:rsidR="00502AFE" w:rsidRPr="00B12D35">
        <w:rPr>
          <w:rFonts w:ascii="Times New Roman" w:hAnsi="Times New Roman"/>
          <w:sz w:val="22"/>
          <w:szCs w:val="22"/>
          <w:lang w:eastAsia="en-US"/>
        </w:rPr>
        <w:t>is</w:t>
      </w:r>
      <w:commentRangeEnd w:id="2"/>
      <w:r w:rsidR="001307DF" w:rsidRPr="00B12D35">
        <w:rPr>
          <w:rStyle w:val="CommentReference"/>
          <w:rFonts w:ascii="Times New Roman" w:hAnsi="Times New Roman"/>
          <w:sz w:val="22"/>
          <w:szCs w:val="22"/>
        </w:rPr>
        <w:commentReference w:id="2"/>
      </w:r>
      <w:r w:rsidR="00502AFE" w:rsidRPr="00B12D35">
        <w:rPr>
          <w:rFonts w:ascii="Times New Roman" w:hAnsi="Times New Roman"/>
          <w:sz w:val="22"/>
          <w:szCs w:val="22"/>
          <w:lang w:eastAsia="en-US"/>
        </w:rPr>
        <w:t xml:space="preserve"> </w:t>
      </w:r>
    </w:p>
    <w:p w14:paraId="1E7B0195" w14:textId="77777777" w:rsidR="006F376E" w:rsidRDefault="006F376E" w:rsidP="006F376E">
      <w:pPr>
        <w:ind w:left="360"/>
        <w:jc w:val="both"/>
        <w:rPr>
          <w:rFonts w:ascii="Times New Roman" w:hAnsi="Times New Roman"/>
          <w:sz w:val="22"/>
          <w:szCs w:val="22"/>
          <w:lang w:eastAsia="en-US"/>
        </w:rPr>
      </w:pPr>
    </w:p>
    <w:p w14:paraId="649EAEF5" w14:textId="5261F8B8" w:rsidR="00F23E41" w:rsidRPr="00F23E41" w:rsidRDefault="00F23E41" w:rsidP="00F23E41">
      <w:pPr>
        <w:pStyle w:val="FrameContents"/>
        <w:spacing w:after="0" w:line="240" w:lineRule="auto"/>
        <w:ind w:left="1440" w:firstLine="720"/>
        <w:rPr>
          <w:rFonts w:ascii="Times New Roman" w:eastAsia="Times New Roman" w:hAnsi="Times New Roman" w:cs="Times New Roman"/>
          <w:color w:val="auto"/>
        </w:rPr>
      </w:pPr>
      <w:proofErr w:type="spellStart"/>
      <w:r w:rsidRPr="00F23E41">
        <w:rPr>
          <w:rFonts w:ascii="Times New Roman" w:eastAsia="Times New Roman" w:hAnsi="Times New Roman" w:cs="Times New Roman"/>
          <w:color w:val="auto"/>
        </w:rPr>
        <w:t>Kijabe</w:t>
      </w:r>
      <w:proofErr w:type="spellEnd"/>
      <w:r w:rsidRPr="00F23E41">
        <w:rPr>
          <w:rFonts w:ascii="Times New Roman" w:eastAsia="Times New Roman" w:hAnsi="Times New Roman" w:cs="Times New Roman"/>
          <w:color w:val="auto"/>
        </w:rPr>
        <w:t xml:space="preserve"> </w:t>
      </w:r>
      <w:proofErr w:type="spellStart"/>
      <w:proofErr w:type="gramStart"/>
      <w:r w:rsidRPr="00F23E41">
        <w:rPr>
          <w:rFonts w:ascii="Times New Roman" w:eastAsia="Times New Roman" w:hAnsi="Times New Roman" w:cs="Times New Roman"/>
          <w:color w:val="auto"/>
        </w:rPr>
        <w:t>street,Norfolk</w:t>
      </w:r>
      <w:proofErr w:type="spellEnd"/>
      <w:proofErr w:type="gramEnd"/>
      <w:r w:rsidRPr="00F23E41">
        <w:rPr>
          <w:rFonts w:ascii="Times New Roman" w:eastAsia="Times New Roman" w:hAnsi="Times New Roman" w:cs="Times New Roman"/>
          <w:color w:val="auto"/>
        </w:rPr>
        <w:t xml:space="preserve"> towers 1st </w:t>
      </w:r>
      <w:proofErr w:type="spellStart"/>
      <w:r w:rsidRPr="00F23E41">
        <w:rPr>
          <w:rFonts w:ascii="Times New Roman" w:eastAsia="Times New Roman" w:hAnsi="Times New Roman" w:cs="Times New Roman"/>
          <w:color w:val="auto"/>
        </w:rPr>
        <w:t>flr</w:t>
      </w:r>
      <w:proofErr w:type="spellEnd"/>
    </w:p>
    <w:p w14:paraId="67BC1D81" w14:textId="678C0AAD" w:rsidR="006F376E" w:rsidRPr="006F376E" w:rsidRDefault="006F376E" w:rsidP="006F376E">
      <w:pPr>
        <w:ind w:left="2160"/>
        <w:jc w:val="both"/>
        <w:rPr>
          <w:rFonts w:ascii="Times New Roman" w:hAnsi="Times New Roman"/>
          <w:sz w:val="22"/>
          <w:szCs w:val="22"/>
          <w:lang w:eastAsia="en-US"/>
        </w:rPr>
      </w:pPr>
      <w:r w:rsidRPr="006F376E">
        <w:rPr>
          <w:rFonts w:ascii="Times New Roman" w:hAnsi="Times New Roman"/>
          <w:sz w:val="22"/>
          <w:szCs w:val="22"/>
          <w:lang w:eastAsia="en-US"/>
        </w:rPr>
        <w:t>P.O. Box 35351 – 00100, Nairobi, Kenya</w:t>
      </w:r>
    </w:p>
    <w:p w14:paraId="363DA7B4" w14:textId="0375C950"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proofErr w:type="gramStart"/>
      <w:r w:rsidR="001E76CE" w:rsidRPr="00B12D35">
        <w:rPr>
          <w:rFonts w:ascii="Times New Roman" w:hAnsi="Times New Roman"/>
          <w:sz w:val="22"/>
          <w:szCs w:val="22"/>
          <w:lang w:eastAsia="en-US"/>
        </w:rPr>
        <w:t xml:space="preserve">title </w:t>
      </w:r>
      <w:r w:rsidRPr="00B12D35">
        <w:rPr>
          <w:rFonts w:ascii="Times New Roman" w:hAnsi="Times New Roman"/>
          <w:sz w:val="22"/>
          <w:szCs w:val="22"/>
          <w:lang w:eastAsia="en-US"/>
        </w:rPr>
        <w:t>)</w:t>
      </w:r>
      <w:proofErr w:type="gramEnd"/>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5B12CB62" w:rsidR="000A3ABB" w:rsidRPr="00B12D35" w:rsidRDefault="001907D0" w:rsidP="00677E6D">
      <w:pPr>
        <w:ind w:left="360"/>
        <w:jc w:val="both"/>
        <w:rPr>
          <w:rFonts w:ascii="Times New Roman" w:hAnsi="Times New Roman"/>
          <w:sz w:val="22"/>
          <w:szCs w:val="22"/>
          <w:lang w:eastAsia="en-US"/>
        </w:rPr>
      </w:pPr>
      <w:r w:rsidRPr="00B12D35">
        <w:rPr>
          <w:rFonts w:ascii="Times New Roman" w:hAnsi="Times New Roman"/>
          <w:b/>
          <w:sz w:val="22"/>
          <w:szCs w:val="22"/>
          <w:lang w:eastAsia="en-US"/>
        </w:rPr>
        <w:t>Mwalimu National</w:t>
      </w:r>
      <w:r w:rsidR="00791445" w:rsidRPr="00B12D35">
        <w:rPr>
          <w:rFonts w:ascii="Times New Roman" w:hAnsi="Times New Roman"/>
          <w:b/>
          <w:sz w:val="22"/>
          <w:szCs w:val="22"/>
          <w:lang w:eastAsia="en-US"/>
        </w:rPr>
        <w:t xml:space="preserve"> Savings and Credit Cooperative Society Limited,</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a savings and credit cooperative society limited registered and operating under the Cooperative Societies Act and the Sacco Societies Act in the Republic of Kenya whose principal office is Mwalimu Towers, Hill Lane- Off Mara Road and of P. O. Box 62641- 00200, Nairobi (hereinafter referred to as ‘Mwalimu National’</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521B21B4" w:rsidR="00677E6D" w:rsidRPr="00B12D35" w:rsidRDefault="00677E6D"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Mwalimu National is desirous of hiring a company to provide IT services required to support and sustain </w:t>
      </w:r>
      <w:r w:rsidR="009642B0" w:rsidRPr="00B12D35">
        <w:rPr>
          <w:rFonts w:ascii="Times New Roman" w:hAnsi="Times New Roman"/>
          <w:sz w:val="22"/>
          <w:szCs w:val="22"/>
          <w:lang w:eastAsia="en-US"/>
        </w:rPr>
        <w:t>A</w:t>
      </w:r>
      <w:r w:rsidR="001307DF" w:rsidRPr="00B12D35">
        <w:rPr>
          <w:rFonts w:ascii="Times New Roman" w:hAnsi="Times New Roman"/>
          <w:sz w:val="22"/>
          <w:szCs w:val="22"/>
          <w:lang w:eastAsia="en-US"/>
        </w:rPr>
        <w:t>TM</w:t>
      </w:r>
      <w:r w:rsidR="009642B0" w:rsidRPr="00B12D35">
        <w:rPr>
          <w:rFonts w:ascii="Times New Roman" w:hAnsi="Times New Roman"/>
          <w:sz w:val="22"/>
          <w:szCs w:val="22"/>
          <w:lang w:eastAsia="en-US"/>
        </w:rPr>
        <w:t xml:space="preserve"> bridge and Go Mobile </w:t>
      </w:r>
      <w:r w:rsidR="00087E3C" w:rsidRPr="00B12D35">
        <w:rPr>
          <w:rFonts w:ascii="Times New Roman" w:hAnsi="Times New Roman"/>
          <w:sz w:val="22"/>
          <w:szCs w:val="22"/>
          <w:lang w:eastAsia="en-US"/>
        </w:rPr>
        <w:t>Integration</w:t>
      </w:r>
      <w:r w:rsidRPr="00B12D35">
        <w:rPr>
          <w:rFonts w:ascii="Times New Roman" w:hAnsi="Times New Roman"/>
          <w:sz w:val="22"/>
          <w:szCs w:val="22"/>
          <w:lang w:eastAsia="en-US"/>
        </w:rPr>
        <w:t>;</w:t>
      </w:r>
    </w:p>
    <w:p w14:paraId="7F7ECE42" w14:textId="633CCFE4" w:rsidR="00502AFE" w:rsidRPr="00B12D35" w:rsidRDefault="009642B0"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r w:rsidR="00677E6D" w:rsidRPr="00B12D35">
        <w:rPr>
          <w:rFonts w:ascii="Times New Roman" w:hAnsi="Times New Roman"/>
          <w:sz w:val="22"/>
          <w:szCs w:val="22"/>
          <w:lang w:eastAsia="en-US"/>
        </w:rPr>
        <w:t xml:space="preserve"> has the necessary expertise and equipment to provide the services desired by Mwalimu National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3" w:name="_Toc472331052"/>
      <w:bookmarkStart w:id="4"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3"/>
    </w:p>
    <w:p w14:paraId="3CAD80DD" w14:textId="738D96A0"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r w:rsidR="001907D0" w:rsidRPr="00B12D35">
        <w:rPr>
          <w:rFonts w:ascii="Times New Roman" w:hAnsi="Times New Roman"/>
          <w:sz w:val="22"/>
          <w:szCs w:val="22"/>
        </w:rPr>
        <w:t>Mwalimu National</w:t>
      </w:r>
      <w:r w:rsidRPr="00B12D35">
        <w:rPr>
          <w:rFonts w:ascii="Times New Roman" w:hAnsi="Times New Roman"/>
          <w:sz w:val="22"/>
          <w:szCs w:val="22"/>
        </w:rPr>
        <w:t xml:space="preserve"> by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5EABA291"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r w:rsidR="001907D0" w:rsidRPr="00B12D35">
        <w:rPr>
          <w:rFonts w:ascii="Times New Roman" w:hAnsi="Times New Roman"/>
          <w:sz w:val="22"/>
          <w:szCs w:val="22"/>
        </w:rPr>
        <w:t>Mwalimu National</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4"/>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r w:rsidR="001907D0" w:rsidRPr="00B12D35">
        <w:rPr>
          <w:rFonts w:ascii="Times New Roman" w:hAnsi="Times New Roman"/>
          <w:sz w:val="22"/>
          <w:szCs w:val="22"/>
        </w:rPr>
        <w:t>Mwalimu National</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16EA4522" w:rsidR="00502AFE" w:rsidRPr="00B12D35" w:rsidRDefault="000A3ABB">
      <w:pPr>
        <w:ind w:left="360"/>
        <w:jc w:val="both"/>
        <w:rPr>
          <w:ins w:id="5" w:author="Brenda  Amondi Kiberenge" w:date="2019-09-12T11:58:00Z"/>
          <w:rFonts w:ascii="Times New Roman" w:hAnsi="Times New Roman"/>
          <w:sz w:val="22"/>
          <w:szCs w:val="22"/>
        </w:rPr>
      </w:pPr>
      <w:r w:rsidRPr="00B12D35">
        <w:rPr>
          <w:rFonts w:ascii="Times New Roman" w:hAnsi="Times New Roman"/>
          <w:sz w:val="22"/>
          <w:szCs w:val="22"/>
        </w:rPr>
        <w:t xml:space="preserve">This Agreement is valid </w:t>
      </w:r>
      <w:r w:rsidR="00502AFE" w:rsidRPr="00B12D35">
        <w:rPr>
          <w:rFonts w:ascii="Times New Roman" w:hAnsi="Times New Roman"/>
          <w:sz w:val="22"/>
          <w:szCs w:val="22"/>
        </w:rPr>
        <w:t xml:space="preserve">for a period of one year </w:t>
      </w:r>
      <w:r w:rsidRPr="00B12D35">
        <w:rPr>
          <w:rFonts w:ascii="Times New Roman" w:hAnsi="Times New Roman"/>
          <w:sz w:val="22"/>
          <w:szCs w:val="22"/>
        </w:rPr>
        <w:t xml:space="preserve">from the </w:t>
      </w:r>
      <w:r w:rsidR="009559A3" w:rsidRPr="009559A3">
        <w:rPr>
          <w:rFonts w:ascii="Times New Roman" w:hAnsi="Times New Roman"/>
          <w:sz w:val="22"/>
          <w:szCs w:val="22"/>
        </w:rPr>
        <w:t>effective from 4</w:t>
      </w:r>
      <w:r w:rsidR="009559A3" w:rsidRPr="009559A3">
        <w:rPr>
          <w:rFonts w:ascii="Times New Roman" w:hAnsi="Times New Roman"/>
          <w:sz w:val="22"/>
          <w:szCs w:val="22"/>
          <w:vertAlign w:val="superscript"/>
        </w:rPr>
        <w:t>th</w:t>
      </w:r>
      <w:r w:rsidR="009559A3" w:rsidRPr="009559A3">
        <w:rPr>
          <w:rFonts w:ascii="Times New Roman" w:hAnsi="Times New Roman"/>
          <w:sz w:val="22"/>
          <w:szCs w:val="22"/>
        </w:rPr>
        <w:t xml:space="preserve"> September 2019.</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5F6AB47D" w:rsidR="00502AFE" w:rsidRPr="00B12D35" w:rsidRDefault="00502AFE">
      <w:pPr>
        <w:numPr>
          <w:ilvl w:val="1"/>
          <w:numId w:val="28"/>
        </w:numPr>
        <w:jc w:val="both"/>
        <w:rPr>
          <w:rFonts w:ascii="Times New Roman" w:hAnsi="Times New Roman"/>
          <w:b/>
          <w:sz w:val="22"/>
          <w:szCs w:val="22"/>
        </w:rPr>
        <w:pPrChange w:id="6" w:author="Brenda  Amondi Kiberenge" w:date="2019-09-12T12:00:00Z">
          <w:pPr>
            <w:ind w:left="360"/>
            <w:jc w:val="both"/>
          </w:pPr>
        </w:pPrChange>
      </w:pPr>
      <w:del w:id="7" w:author="Brenda  Amondi Kiberenge" w:date="2019-09-12T12:00:00Z">
        <w:r w:rsidRPr="00B12D35" w:rsidDel="001307DF">
          <w:rPr>
            <w:rFonts w:ascii="Times New Roman" w:hAnsi="Times New Roman"/>
            <w:sz w:val="22"/>
            <w:szCs w:val="22"/>
          </w:rPr>
          <w:delText xml:space="preserve">3.2 </w:delText>
        </w:r>
      </w:del>
      <w:r w:rsidRPr="00B12D35">
        <w:rPr>
          <w:rFonts w:ascii="Times New Roman" w:hAnsi="Times New Roman"/>
          <w:b/>
          <w:sz w:val="22"/>
          <w:szCs w:val="22"/>
        </w:rPr>
        <w:t>Review and Renewal</w:t>
      </w:r>
    </w:p>
    <w:p w14:paraId="5A4A38D4" w14:textId="09768B93" w:rsidR="001307DF" w:rsidRPr="00B12D35" w:rsidRDefault="001307DF">
      <w:pPr>
        <w:numPr>
          <w:ilvl w:val="2"/>
          <w:numId w:val="28"/>
        </w:numPr>
        <w:jc w:val="both"/>
        <w:rPr>
          <w:ins w:id="8" w:author="Brenda  Amondi Kiberenge" w:date="2019-09-12T11:59:00Z"/>
          <w:rFonts w:ascii="Times New Roman" w:hAnsi="Times New Roman"/>
          <w:sz w:val="22"/>
          <w:szCs w:val="22"/>
        </w:rPr>
        <w:pPrChange w:id="9" w:author="Brenda  Amondi Kiberenge" w:date="2019-09-12T12:00:00Z">
          <w:pPr>
            <w:numPr>
              <w:numId w:val="18"/>
            </w:numPr>
            <w:ind w:left="1080" w:hanging="360"/>
            <w:jc w:val="both"/>
          </w:pPr>
        </w:pPrChange>
      </w:pPr>
      <w:ins w:id="10" w:author="Brenda  Amondi Kiberenge" w:date="2019-09-12T11:59:00Z">
        <w:r w:rsidRPr="00B12D35">
          <w:rPr>
            <w:rFonts w:ascii="Times New Roman" w:hAnsi="Times New Roman"/>
            <w:sz w:val="22"/>
            <w:szCs w:val="22"/>
          </w:rPr>
          <w:t>This Agreement may be renewed for such time and period as shall be mutually agreed upon by the parties.</w:t>
        </w:r>
      </w:ins>
    </w:p>
    <w:p w14:paraId="755663F5" w14:textId="4BC8329B" w:rsidR="000A3ABB" w:rsidRPr="00B12D35" w:rsidDel="001307DF" w:rsidRDefault="000A3ABB" w:rsidP="00087E3C">
      <w:pPr>
        <w:numPr>
          <w:ilvl w:val="0"/>
          <w:numId w:val="18"/>
        </w:numPr>
        <w:jc w:val="both"/>
        <w:rPr>
          <w:del w:id="11" w:author="Brenda  Amondi Kiberenge" w:date="2019-09-12T11:59:00Z"/>
          <w:rFonts w:ascii="Times New Roman" w:hAnsi="Times New Roman"/>
          <w:sz w:val="22"/>
          <w:szCs w:val="22"/>
        </w:rPr>
      </w:pPr>
      <w:del w:id="12" w:author="Brenda  Amondi Kiberenge" w:date="2019-09-12T11:59:00Z">
        <w:r w:rsidRPr="00B12D35" w:rsidDel="001307DF">
          <w:rPr>
            <w:rFonts w:ascii="Times New Roman" w:hAnsi="Times New Roman"/>
            <w:sz w:val="22"/>
            <w:szCs w:val="22"/>
          </w:rPr>
          <w:delText>This Agreement</w:delText>
        </w:r>
        <w:r w:rsidR="001307DF" w:rsidRPr="00B12D35" w:rsidDel="001307DF">
          <w:rPr>
            <w:rFonts w:ascii="Times New Roman" w:hAnsi="Times New Roman"/>
            <w:sz w:val="22"/>
            <w:szCs w:val="22"/>
          </w:rPr>
          <w:delText xml:space="preserve"> </w:delText>
        </w:r>
        <w:r w:rsidR="00502AFE" w:rsidRPr="00B12D35" w:rsidDel="001307DF">
          <w:rPr>
            <w:rFonts w:ascii="Times New Roman" w:hAnsi="Times New Roman"/>
            <w:sz w:val="22"/>
            <w:szCs w:val="22"/>
          </w:rPr>
          <w:delText xml:space="preserve">shall </w:delText>
        </w:r>
        <w:r w:rsidRPr="00B12D35" w:rsidDel="001307DF">
          <w:rPr>
            <w:rFonts w:ascii="Times New Roman" w:hAnsi="Times New Roman"/>
            <w:sz w:val="22"/>
            <w:szCs w:val="22"/>
          </w:rPr>
          <w:delText>be reviewed</w:delText>
        </w:r>
        <w:r w:rsidR="000216CF" w:rsidRPr="00B12D35" w:rsidDel="001307DF">
          <w:rPr>
            <w:rFonts w:ascii="Times New Roman" w:hAnsi="Times New Roman"/>
            <w:sz w:val="22"/>
            <w:szCs w:val="22"/>
          </w:rPr>
          <w:delText xml:space="preserve"> for renewal</w:delText>
        </w:r>
        <w:r w:rsidRPr="00B12D35" w:rsidDel="001307DF">
          <w:rPr>
            <w:rFonts w:ascii="Times New Roman" w:hAnsi="Times New Roman"/>
            <w:sz w:val="22"/>
            <w:szCs w:val="22"/>
          </w:rPr>
          <w:delText xml:space="preserve"> at </w:delText>
        </w:r>
        <w:r w:rsidR="00502AFE" w:rsidRPr="00B12D35" w:rsidDel="001307DF">
          <w:rPr>
            <w:rFonts w:ascii="Times New Roman" w:hAnsi="Times New Roman"/>
            <w:sz w:val="22"/>
            <w:szCs w:val="22"/>
          </w:rPr>
          <w:delText>least</w:delText>
        </w:r>
        <w:r w:rsidRPr="00B12D35" w:rsidDel="001307DF">
          <w:rPr>
            <w:rFonts w:ascii="Times New Roman" w:hAnsi="Times New Roman"/>
            <w:sz w:val="22"/>
            <w:szCs w:val="22"/>
          </w:rPr>
          <w:delText xml:space="preserve"> once </w:delText>
        </w:r>
        <w:r w:rsidR="000216CF" w:rsidRPr="00B12D35" w:rsidDel="001307DF">
          <w:rPr>
            <w:rFonts w:ascii="Times New Roman" w:hAnsi="Times New Roman"/>
            <w:sz w:val="22"/>
            <w:szCs w:val="22"/>
          </w:rPr>
          <w:delText>annually</w:delText>
        </w:r>
        <w:r w:rsidRPr="00B12D35" w:rsidDel="001307DF">
          <w:rPr>
            <w:rFonts w:ascii="Times New Roman" w:hAnsi="Times New Roman"/>
            <w:sz w:val="22"/>
            <w:szCs w:val="22"/>
          </w:rPr>
          <w:delText xml:space="preserve">; however, in lieu of a review during any period specified, the current Agreement will remain in effect. </w:delText>
        </w:r>
      </w:del>
    </w:p>
    <w:p w14:paraId="0E4591F6" w14:textId="77777777" w:rsidR="000A3ABB" w:rsidRPr="00B12D35" w:rsidRDefault="000A3ABB">
      <w:pPr>
        <w:ind w:left="360"/>
        <w:jc w:val="both"/>
        <w:rPr>
          <w:rFonts w:ascii="Times New Roman" w:hAnsi="Times New Roman"/>
          <w:sz w:val="22"/>
          <w:szCs w:val="22"/>
        </w:rPr>
      </w:pPr>
    </w:p>
    <w:p w14:paraId="1DFD49D5" w14:textId="2E425BBA" w:rsidR="000A3ABB" w:rsidRPr="00B12D35" w:rsidRDefault="001307DF">
      <w:pPr>
        <w:ind w:left="360"/>
        <w:jc w:val="both"/>
        <w:rPr>
          <w:rFonts w:ascii="Times New Roman" w:hAnsi="Times New Roman"/>
          <w:sz w:val="22"/>
          <w:szCs w:val="22"/>
        </w:rPr>
        <w:pPrChange w:id="13" w:author="Brenda  Amondi Kiberenge" w:date="2019-09-12T12:00:00Z">
          <w:pPr>
            <w:numPr>
              <w:numId w:val="18"/>
            </w:numPr>
            <w:ind w:left="1080" w:hanging="360"/>
            <w:jc w:val="both"/>
          </w:pPr>
        </w:pPrChange>
      </w:pPr>
      <w:ins w:id="14" w:author="Brenda  Amondi Kiberenge" w:date="2019-09-12T12:00:00Z">
        <w:r w:rsidRPr="00B12D35">
          <w:rPr>
            <w:rFonts w:ascii="Times New Roman" w:hAnsi="Times New Roman"/>
            <w:sz w:val="22"/>
            <w:szCs w:val="22"/>
          </w:rPr>
          <w:t xml:space="preserve">3.2.2 </w:t>
        </w:r>
      </w:ins>
      <w:r w:rsidR="000A3ABB" w:rsidRPr="00B12D35">
        <w:rPr>
          <w:rFonts w:ascii="Times New Roman" w:hAnsi="Times New Roman"/>
          <w:sz w:val="22"/>
          <w:szCs w:val="22"/>
        </w:rPr>
        <w:t xml:space="preserve">The </w:t>
      </w:r>
      <w:r w:rsidR="0000381C"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B12D35">
        <w:rPr>
          <w:rFonts w:ascii="Times New Roman" w:hAnsi="Times New Roman"/>
          <w:sz w:val="22"/>
          <w:szCs w:val="22"/>
        </w:rPr>
        <w:t>parties</w:t>
      </w:r>
      <w:r w:rsidR="000A3ABB" w:rsidRPr="00B12D35">
        <w:rPr>
          <w:rFonts w:ascii="Times New Roman" w:hAnsi="Times New Roman"/>
          <w:sz w:val="22"/>
          <w:szCs w:val="22"/>
        </w:rPr>
        <w:t xml:space="preserve"> and communicated to all affected parties.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0A3ABB" w:rsidRPr="00B12D35">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Ltd</w:t>
      </w:r>
    </w:p>
    <w:p w14:paraId="6D2A5142"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7626F0" w:rsidRPr="00B12D35">
        <w:rPr>
          <w:rFonts w:ascii="Times New Roman" w:hAnsi="Times New Roman"/>
          <w:sz w:val="22"/>
          <w:szCs w:val="22"/>
        </w:rPr>
        <w:t>Yearly</w:t>
      </w:r>
      <w:r w:rsidR="00787A92" w:rsidRPr="00B12D35">
        <w:rPr>
          <w:rFonts w:ascii="Times New Roman" w:hAnsi="Times New Roman"/>
          <w:sz w:val="22"/>
          <w:szCs w:val="22"/>
        </w:rPr>
        <w:t xml:space="preserve"> </w:t>
      </w:r>
      <w:r w:rsidR="0000381C" w:rsidRPr="00B12D35">
        <w:rPr>
          <w:rFonts w:ascii="Times New Roman" w:hAnsi="Times New Roman"/>
          <w:sz w:val="22"/>
          <w:szCs w:val="22"/>
        </w:rPr>
        <w:t>(12</w:t>
      </w:r>
      <w:r w:rsidR="007626F0" w:rsidRPr="00B12D35">
        <w:rPr>
          <w:rFonts w:ascii="Times New Roman" w:hAnsi="Times New Roman"/>
          <w:sz w:val="22"/>
          <w:szCs w:val="22"/>
        </w:rPr>
        <w:t xml:space="preserve"> months)</w:t>
      </w:r>
    </w:p>
    <w:p w14:paraId="0B7C4F16" w14:textId="1B8CC3C5"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8A200E" w:rsidRPr="00B12D35">
        <w:rPr>
          <w:rFonts w:ascii="Times New Roman" w:hAnsi="Times New Roman"/>
          <w:sz w:val="22"/>
          <w:szCs w:val="22"/>
        </w:rPr>
        <w:t>4</w:t>
      </w:r>
      <w:r w:rsidR="000216CF" w:rsidRPr="00B12D35">
        <w:rPr>
          <w:rFonts w:ascii="Times New Roman" w:hAnsi="Times New Roman"/>
          <w:sz w:val="22"/>
          <w:szCs w:val="22"/>
          <w:vertAlign w:val="superscript"/>
        </w:rPr>
        <w:t>st</w:t>
      </w:r>
      <w:r w:rsidR="000216CF" w:rsidRPr="00B12D35">
        <w:rPr>
          <w:rFonts w:ascii="Times New Roman" w:hAnsi="Times New Roman"/>
          <w:sz w:val="22"/>
          <w:szCs w:val="22"/>
        </w:rPr>
        <w:t xml:space="preserve"> </w:t>
      </w:r>
      <w:r w:rsidR="008A200E" w:rsidRPr="00B12D35">
        <w:rPr>
          <w:rFonts w:ascii="Times New Roman" w:hAnsi="Times New Roman"/>
          <w:sz w:val="22"/>
          <w:szCs w:val="22"/>
        </w:rPr>
        <w:t>September</w:t>
      </w:r>
      <w:r w:rsidR="000216CF" w:rsidRPr="00B12D35">
        <w:rPr>
          <w:rFonts w:ascii="Times New Roman" w:hAnsi="Times New Roman"/>
          <w:sz w:val="22"/>
          <w:szCs w:val="22"/>
        </w:rPr>
        <w:t xml:space="preserve"> </w:t>
      </w:r>
      <w:r w:rsidRPr="00B12D35">
        <w:rPr>
          <w:rFonts w:ascii="Times New Roman" w:hAnsi="Times New Roman"/>
          <w:sz w:val="22"/>
          <w:szCs w:val="22"/>
        </w:rPr>
        <w:t>201</w:t>
      </w:r>
      <w:r w:rsidR="008A200E" w:rsidRPr="00B12D35">
        <w:rPr>
          <w:rFonts w:ascii="Times New Roman" w:hAnsi="Times New Roman"/>
          <w:sz w:val="22"/>
          <w:szCs w:val="22"/>
        </w:rPr>
        <w:t>9</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0A008AED" w14:textId="6117391F"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Next Review Date:</w:t>
      </w:r>
      <w:r w:rsidRPr="00B12D35">
        <w:rPr>
          <w:rFonts w:ascii="Times New Roman" w:hAnsi="Times New Roman"/>
          <w:sz w:val="22"/>
          <w:szCs w:val="22"/>
        </w:rPr>
        <w:t xml:space="preserve"> </w:t>
      </w:r>
      <w:r w:rsidR="008A200E" w:rsidRPr="00B12D35">
        <w:rPr>
          <w:rFonts w:ascii="Times New Roman" w:hAnsi="Times New Roman"/>
          <w:sz w:val="22"/>
          <w:szCs w:val="22"/>
        </w:rPr>
        <w:t>4</w:t>
      </w:r>
      <w:r w:rsidR="008A200E" w:rsidRPr="00B12D35">
        <w:rPr>
          <w:rFonts w:ascii="Times New Roman" w:hAnsi="Times New Roman"/>
          <w:sz w:val="22"/>
          <w:szCs w:val="22"/>
          <w:vertAlign w:val="superscript"/>
        </w:rPr>
        <w:t>st</w:t>
      </w:r>
      <w:r w:rsidR="008A200E" w:rsidRPr="00B12D35">
        <w:rPr>
          <w:rFonts w:ascii="Times New Roman" w:hAnsi="Times New Roman"/>
          <w:sz w:val="22"/>
          <w:szCs w:val="22"/>
        </w:rPr>
        <w:t xml:space="preserve"> September </w:t>
      </w:r>
      <w:r w:rsidR="006F3D57" w:rsidRPr="00B12D35">
        <w:rPr>
          <w:rFonts w:ascii="Times New Roman" w:hAnsi="Times New Roman"/>
          <w:sz w:val="22"/>
          <w:szCs w:val="22"/>
        </w:rPr>
        <w:t>20</w:t>
      </w:r>
      <w:r w:rsidR="008A200E" w:rsidRPr="00B12D35">
        <w:rPr>
          <w:rFonts w:ascii="Times New Roman" w:hAnsi="Times New Roman"/>
          <w:sz w:val="22"/>
          <w:szCs w:val="22"/>
        </w:rPr>
        <w:t>20</w:t>
      </w:r>
    </w:p>
    <w:p w14:paraId="51DE65B6" w14:textId="77777777" w:rsidR="000A3ABB" w:rsidRPr="00B12D35" w:rsidRDefault="000A3ABB">
      <w:pPr>
        <w:rPr>
          <w:rFonts w:ascii="Times New Roman" w:hAnsi="Times New Roman"/>
          <w:sz w:val="22"/>
          <w:szCs w:val="22"/>
        </w:rPr>
      </w:pPr>
    </w:p>
    <w:p w14:paraId="41C66A94" w14:textId="3B3B56A5" w:rsidR="000A3ABB" w:rsidRPr="00B12D35" w:rsidRDefault="000A3ABB" w:rsidP="00087E3C">
      <w:pPr>
        <w:pStyle w:val="Heading1"/>
        <w:rPr>
          <w:rFonts w:ascii="Times New Roman" w:hAnsi="Times New Roman"/>
          <w:sz w:val="22"/>
          <w:szCs w:val="22"/>
        </w:rPr>
      </w:pPr>
      <w:bookmarkStart w:id="15" w:name="_Toc503156628"/>
      <w:bookmarkStart w:id="16" w:name="_Toc503156692"/>
      <w:bookmarkStart w:id="17" w:name="_Toc503156743"/>
      <w:bookmarkStart w:id="18" w:name="_Toc503671483"/>
      <w:bookmarkStart w:id="19" w:name="_Toc503674438"/>
      <w:bookmarkStart w:id="20" w:name="_Toc504366410"/>
      <w:bookmarkStart w:id="21" w:name="_Toc504449142"/>
      <w:bookmarkStart w:id="22" w:name="_Toc506001052"/>
      <w:bookmarkStart w:id="23" w:name="_Toc513861516"/>
      <w:bookmarkStart w:id="24" w:name="_Toc513861657"/>
      <w:bookmarkStart w:id="25" w:name="_Toc513861770"/>
      <w:bookmarkStart w:id="26" w:name="_Toc514138105"/>
      <w:bookmarkStart w:id="27" w:name="_Toc515072829"/>
      <w:bookmarkStart w:id="28" w:name="_Toc518798641"/>
      <w:bookmarkStart w:id="29" w:name="_Toc518806023"/>
      <w:bookmarkStart w:id="30" w:name="_Toc518806337"/>
      <w:bookmarkStart w:id="31" w:name="_Toc518806458"/>
      <w:bookmarkStart w:id="32" w:name="_Toc518806511"/>
      <w:bookmarkStart w:id="33" w:name="_Toc518806703"/>
      <w:bookmarkStart w:id="34" w:name="_Toc518806859"/>
      <w:bookmarkStart w:id="35" w:name="_Toc520512726"/>
      <w:bookmarkStart w:id="36" w:name="_Toc520512799"/>
      <w:bookmarkStart w:id="37" w:name="_Toc520512896"/>
      <w:bookmarkStart w:id="38" w:name="_Toc520513024"/>
      <w:bookmarkStart w:id="39" w:name="_Toc520513111"/>
      <w:bookmarkStart w:id="40" w:name="_Toc520513167"/>
      <w:bookmarkStart w:id="41" w:name="_Toc520513213"/>
      <w:bookmarkStart w:id="42" w:name="_Toc520513583"/>
      <w:bookmarkStart w:id="43" w:name="_Toc523638670"/>
      <w:bookmarkStart w:id="44" w:name="_Toc523639930"/>
      <w:bookmarkStart w:id="45" w:name="_Toc523639955"/>
      <w:bookmarkStart w:id="46" w:name="_Toc525364276"/>
      <w:bookmarkStart w:id="47" w:name="_Toc527341424"/>
      <w:bookmarkStart w:id="48" w:name="_Toc529593779"/>
      <w:bookmarkStart w:id="49" w:name="_Toc531489375"/>
      <w:bookmarkStart w:id="50" w:name="_Toc67100201"/>
      <w:bookmarkStart w:id="51" w:name="_Toc75664206"/>
      <w:bookmarkStart w:id="52" w:name="_Toc75930116"/>
      <w:bookmarkStart w:id="53" w:name="_Toc472331055"/>
      <w:r w:rsidRPr="00B12D35">
        <w:rPr>
          <w:rFonts w:ascii="Times New Roman" w:hAnsi="Times New Roman"/>
          <w:sz w:val="22"/>
          <w:szCs w:val="22"/>
        </w:rPr>
        <w:t xml:space="preserve">Service </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B12D35">
        <w:rPr>
          <w:rFonts w:ascii="Times New Roman" w:hAnsi="Times New Roman"/>
          <w:sz w:val="22"/>
          <w:szCs w:val="22"/>
        </w:rPr>
        <w:t>Agreement</w:t>
      </w:r>
      <w:bookmarkEnd w:id="51"/>
      <w:bookmarkEnd w:id="52"/>
      <w:bookmarkEnd w:id="53"/>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54" w:name="_Toc75930117"/>
      <w:bookmarkStart w:id="55" w:name="_Toc472331056"/>
      <w:r w:rsidRPr="00B12D35">
        <w:rPr>
          <w:rFonts w:ascii="Times New Roman" w:hAnsi="Times New Roman"/>
          <w:b/>
          <w:sz w:val="22"/>
          <w:szCs w:val="22"/>
        </w:rPr>
        <w:t>Service Scope</w:t>
      </w:r>
      <w:bookmarkEnd w:id="54"/>
      <w:bookmarkEnd w:id="55"/>
    </w:p>
    <w:p w14:paraId="65A5DD53" w14:textId="7EBED590" w:rsidR="000A3ABB" w:rsidRPr="00B12D35"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763D4A64" w:rsidR="00CE6389" w:rsidRPr="00B12D35" w:rsidRDefault="001307DF">
      <w:pPr>
        <w:rPr>
          <w:rFonts w:ascii="Times New Roman" w:hAnsi="Times New Roman"/>
          <w:sz w:val="22"/>
          <w:szCs w:val="22"/>
        </w:rPr>
        <w:pPrChange w:id="56" w:author="Brenda  Amondi Kiberenge" w:date="2019-09-12T12:02:00Z">
          <w:pPr>
            <w:numPr>
              <w:numId w:val="14"/>
            </w:numPr>
            <w:ind w:left="1152" w:hanging="360"/>
          </w:pPr>
        </w:pPrChange>
      </w:pPr>
      <w:bookmarkStart w:id="57" w:name="_Toc503156630"/>
      <w:bookmarkStart w:id="58" w:name="_Toc503156694"/>
      <w:bookmarkStart w:id="59" w:name="_Toc503156745"/>
      <w:bookmarkStart w:id="60" w:name="_Toc503671485"/>
      <w:bookmarkStart w:id="61" w:name="_Toc503674440"/>
      <w:bookmarkStart w:id="62" w:name="_Toc504366412"/>
      <w:bookmarkStart w:id="63" w:name="_Toc504449143"/>
      <w:bookmarkStart w:id="64" w:name="_Toc506001053"/>
      <w:bookmarkStart w:id="65" w:name="_Toc513861517"/>
      <w:bookmarkStart w:id="66" w:name="_Toc513861658"/>
      <w:bookmarkStart w:id="67" w:name="_Toc513861771"/>
      <w:bookmarkStart w:id="68" w:name="_Toc514138106"/>
      <w:bookmarkStart w:id="69" w:name="_Toc515072830"/>
      <w:bookmarkStart w:id="70" w:name="_Toc518798642"/>
      <w:bookmarkStart w:id="71" w:name="_Toc518806024"/>
      <w:bookmarkStart w:id="72" w:name="_Toc518806338"/>
      <w:bookmarkStart w:id="73" w:name="_Toc518806459"/>
      <w:bookmarkStart w:id="74" w:name="_Toc518806512"/>
      <w:bookmarkStart w:id="75" w:name="_Toc518806704"/>
      <w:bookmarkStart w:id="76" w:name="_Toc518806860"/>
      <w:bookmarkStart w:id="77" w:name="_Toc520512727"/>
      <w:bookmarkStart w:id="78" w:name="_Ref520516012"/>
      <w:bookmarkStart w:id="79" w:name="_Ref520516022"/>
      <w:bookmarkStart w:id="80" w:name="_Ref520516061"/>
      <w:bookmarkStart w:id="81" w:name="_Ref520537575"/>
      <w:bookmarkStart w:id="82" w:name="_Ref520537587"/>
      <w:bookmarkStart w:id="83" w:name="_Ref523639047"/>
      <w:bookmarkStart w:id="84" w:name="_Ref523639054"/>
      <w:bookmarkStart w:id="85" w:name="_Ref523639095"/>
      <w:bookmarkStart w:id="86" w:name="_Ref523639455"/>
      <w:bookmarkStart w:id="87" w:name="_Ref523639784"/>
      <w:bookmarkStart w:id="88" w:name="_Ref523895673"/>
      <w:bookmarkStart w:id="89" w:name="_Toc503156629"/>
      <w:bookmarkStart w:id="90" w:name="_Toc503156693"/>
      <w:bookmarkStart w:id="91" w:name="_Toc503156744"/>
      <w:bookmarkStart w:id="92" w:name="_Toc503671484"/>
      <w:bookmarkStart w:id="93" w:name="_Toc503674439"/>
      <w:bookmarkStart w:id="94" w:name="_Toc504366411"/>
      <w:ins w:id="95" w:author="Brenda  Amondi Kiberenge" w:date="2019-09-12T12:02:00Z">
        <w:r w:rsidRPr="00B12D35">
          <w:rPr>
            <w:rFonts w:ascii="Times New Roman" w:hAnsi="Times New Roman"/>
            <w:sz w:val="22"/>
            <w:szCs w:val="22"/>
          </w:rPr>
          <w:t xml:space="preserve">4.1.1 </w:t>
        </w:r>
      </w:ins>
      <w:r w:rsidR="00CE6389" w:rsidRPr="00B12D35">
        <w:rPr>
          <w:rFonts w:ascii="Times New Roman" w:hAnsi="Times New Roman"/>
          <w:sz w:val="22"/>
          <w:szCs w:val="22"/>
        </w:rPr>
        <w:t>Manned telephone support</w:t>
      </w:r>
    </w:p>
    <w:p w14:paraId="5B0EE6C5" w14:textId="4E42C476" w:rsidR="00CE6389" w:rsidRPr="00B12D35" w:rsidRDefault="001307DF">
      <w:pPr>
        <w:rPr>
          <w:rFonts w:ascii="Times New Roman" w:hAnsi="Times New Roman"/>
          <w:sz w:val="22"/>
          <w:szCs w:val="22"/>
        </w:rPr>
        <w:pPrChange w:id="96" w:author="Brenda  Amondi Kiberenge" w:date="2019-09-12T12:02:00Z">
          <w:pPr>
            <w:numPr>
              <w:numId w:val="14"/>
            </w:numPr>
            <w:ind w:left="1152" w:hanging="360"/>
          </w:pPr>
        </w:pPrChange>
      </w:pPr>
      <w:ins w:id="97" w:author="Brenda  Amondi Kiberenge" w:date="2019-09-12T12:02:00Z">
        <w:r w:rsidRPr="00B12D35">
          <w:rPr>
            <w:rFonts w:ascii="Times New Roman" w:hAnsi="Times New Roman"/>
            <w:sz w:val="22"/>
            <w:szCs w:val="22"/>
          </w:rPr>
          <w:t xml:space="preserve">4.1.2 </w:t>
        </w:r>
      </w:ins>
      <w:r w:rsidR="00CE6389" w:rsidRPr="00B12D35">
        <w:rPr>
          <w:rFonts w:ascii="Times New Roman" w:hAnsi="Times New Roman"/>
          <w:sz w:val="22"/>
          <w:szCs w:val="22"/>
        </w:rPr>
        <w:t>Monitored email support</w:t>
      </w:r>
    </w:p>
    <w:p w14:paraId="65B807EE" w14:textId="4351161B" w:rsidR="000A3ABB" w:rsidRPr="00B12D35" w:rsidRDefault="001307DF">
      <w:pPr>
        <w:rPr>
          <w:rFonts w:ascii="Times New Roman" w:hAnsi="Times New Roman"/>
          <w:sz w:val="22"/>
          <w:szCs w:val="22"/>
        </w:rPr>
        <w:pPrChange w:id="98" w:author="Brenda  Amondi Kiberenge" w:date="2019-09-12T12:02:00Z">
          <w:pPr>
            <w:numPr>
              <w:numId w:val="14"/>
            </w:numPr>
            <w:ind w:left="1152" w:hanging="360"/>
          </w:pPr>
        </w:pPrChange>
      </w:pPr>
      <w:ins w:id="99" w:author="Brenda  Amondi Kiberenge" w:date="2019-09-12T12:02:00Z">
        <w:r w:rsidRPr="00B12D35">
          <w:rPr>
            <w:rFonts w:ascii="Times New Roman" w:hAnsi="Times New Roman"/>
            <w:sz w:val="22"/>
            <w:szCs w:val="22"/>
          </w:rPr>
          <w:t xml:space="preserve">4.1.3 </w:t>
        </w:r>
      </w:ins>
      <w:r w:rsidR="00CE6389" w:rsidRPr="00B12D35">
        <w:rPr>
          <w:rFonts w:ascii="Times New Roman" w:hAnsi="Times New Roman"/>
          <w:sz w:val="22"/>
          <w:szCs w:val="22"/>
        </w:rPr>
        <w:t>Remote assistance</w:t>
      </w:r>
      <w:r w:rsidR="00B31317" w:rsidRPr="00B12D35">
        <w:rPr>
          <w:rFonts w:ascii="Times New Roman" w:hAnsi="Times New Roman"/>
          <w:sz w:val="22"/>
          <w:szCs w:val="22"/>
        </w:rPr>
        <w:t xml:space="preserve"> using Remote Desktop and a Virtual Private Network where available</w:t>
      </w:r>
    </w:p>
    <w:p w14:paraId="601512AC" w14:textId="26A76CDD" w:rsidR="000A3ABB" w:rsidRPr="00B12D35" w:rsidRDefault="001307DF">
      <w:pPr>
        <w:rPr>
          <w:rFonts w:ascii="Times New Roman" w:hAnsi="Times New Roman"/>
          <w:sz w:val="22"/>
          <w:szCs w:val="22"/>
        </w:rPr>
        <w:pPrChange w:id="100" w:author="Brenda  Amondi Kiberenge" w:date="2019-09-12T12:02:00Z">
          <w:pPr>
            <w:numPr>
              <w:numId w:val="14"/>
            </w:numPr>
            <w:ind w:left="1152" w:hanging="360"/>
          </w:pPr>
        </w:pPrChange>
      </w:pPr>
      <w:ins w:id="101" w:author="Brenda  Amondi Kiberenge" w:date="2019-09-12T12:02:00Z">
        <w:r w:rsidRPr="00B12D35">
          <w:rPr>
            <w:rFonts w:ascii="Times New Roman" w:hAnsi="Times New Roman"/>
            <w:sz w:val="22"/>
            <w:szCs w:val="22"/>
          </w:rPr>
          <w:t>4.1.4</w:t>
        </w:r>
      </w:ins>
      <w:r w:rsidR="00B31317" w:rsidRPr="00B12D35">
        <w:rPr>
          <w:rFonts w:ascii="Times New Roman" w:hAnsi="Times New Roman"/>
          <w:sz w:val="22"/>
          <w:szCs w:val="22"/>
        </w:rPr>
        <w:t xml:space="preserve">Planned or Emergency </w:t>
      </w:r>
      <w:r w:rsidR="00CE6389" w:rsidRPr="00B12D35">
        <w:rPr>
          <w:rFonts w:ascii="Times New Roman" w:hAnsi="Times New Roman"/>
          <w:sz w:val="22"/>
          <w:szCs w:val="22"/>
        </w:rPr>
        <w:t>Onsite assistance</w:t>
      </w:r>
      <w:r w:rsidR="00B31317" w:rsidRPr="00B12D35">
        <w:rPr>
          <w:rFonts w:ascii="Times New Roman" w:hAnsi="Times New Roman"/>
          <w:sz w:val="22"/>
          <w:szCs w:val="22"/>
        </w:rPr>
        <w:t xml:space="preserve"> (extra costs apply)</w:t>
      </w:r>
    </w:p>
    <w:p w14:paraId="237A28D4" w14:textId="45EE64FB" w:rsidR="00CE6389" w:rsidRPr="00B12D35" w:rsidRDefault="001307DF">
      <w:pPr>
        <w:rPr>
          <w:rFonts w:ascii="Times New Roman" w:hAnsi="Times New Roman"/>
          <w:sz w:val="22"/>
          <w:szCs w:val="22"/>
        </w:rPr>
        <w:pPrChange w:id="102" w:author="Brenda  Amondi Kiberenge" w:date="2019-09-12T12:02:00Z">
          <w:pPr>
            <w:numPr>
              <w:numId w:val="14"/>
            </w:numPr>
            <w:ind w:left="1152" w:hanging="360"/>
          </w:pPr>
        </w:pPrChange>
      </w:pPr>
      <w:ins w:id="103" w:author="Brenda  Amondi Kiberenge" w:date="2019-09-12T12:02:00Z">
        <w:r w:rsidRPr="00B12D35">
          <w:rPr>
            <w:rFonts w:ascii="Times New Roman" w:hAnsi="Times New Roman"/>
            <w:sz w:val="22"/>
            <w:szCs w:val="22"/>
          </w:rPr>
          <w:t xml:space="preserve">4.1.5 </w:t>
        </w:r>
      </w:ins>
      <w:r w:rsidR="00B31317" w:rsidRPr="00B12D35">
        <w:rPr>
          <w:rFonts w:ascii="Times New Roman" w:hAnsi="Times New Roman"/>
          <w:sz w:val="22"/>
          <w:szCs w:val="22"/>
        </w:rPr>
        <w:t>Monthly system health check</w:t>
      </w:r>
    </w:p>
    <w:p w14:paraId="207D066A" w14:textId="77777777" w:rsidR="00CE6389" w:rsidRPr="00B12D35" w:rsidRDefault="00CE6389" w:rsidP="00CE6389">
      <w:pPr>
        <w:rPr>
          <w:rFonts w:ascii="Times New Roman" w:hAnsi="Times New Roman"/>
          <w:sz w:val="22"/>
          <w:szCs w:val="22"/>
        </w:rPr>
      </w:pPr>
    </w:p>
    <w:p w14:paraId="75676E14" w14:textId="42C5BA19" w:rsidR="000A3ABB" w:rsidRPr="00B12D35" w:rsidRDefault="000A3ABB" w:rsidP="00087E3C">
      <w:pPr>
        <w:pStyle w:val="Heading2"/>
        <w:rPr>
          <w:rFonts w:ascii="Times New Roman" w:hAnsi="Times New Roman"/>
          <w:sz w:val="22"/>
          <w:szCs w:val="22"/>
        </w:rPr>
      </w:pPr>
      <w:bookmarkStart w:id="104" w:name="_Toc75664208"/>
      <w:r w:rsidRPr="00B12D35">
        <w:rPr>
          <w:rFonts w:ascii="Times New Roman" w:hAnsi="Times New Roman"/>
          <w:sz w:val="22"/>
          <w:szCs w:val="22"/>
        </w:rPr>
        <w:t xml:space="preserve"> </w:t>
      </w:r>
      <w:bookmarkStart w:id="105" w:name="_Toc75930118"/>
      <w:bookmarkStart w:id="106" w:name="_Toc472331057"/>
      <w:r w:rsidR="001907D0" w:rsidRPr="00B12D35">
        <w:rPr>
          <w:rFonts w:ascii="Times New Roman" w:hAnsi="Times New Roman"/>
          <w:b/>
          <w:sz w:val="22"/>
          <w:szCs w:val="22"/>
        </w:rPr>
        <w:t>Mwalimu National</w:t>
      </w:r>
      <w:r w:rsidR="001E76CE" w:rsidRPr="00B12D35">
        <w:rPr>
          <w:rFonts w:ascii="Times New Roman" w:hAnsi="Times New Roman"/>
          <w:b/>
          <w:sz w:val="22"/>
          <w:szCs w:val="22"/>
        </w:rPr>
        <w:t>’s</w:t>
      </w:r>
      <w:r w:rsidRPr="00B12D35">
        <w:rPr>
          <w:rFonts w:ascii="Times New Roman" w:hAnsi="Times New Roman"/>
          <w:b/>
          <w:sz w:val="22"/>
          <w:szCs w:val="22"/>
        </w:rPr>
        <w:t xml:space="preserve"> </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000216CF" w:rsidRPr="00B12D35">
        <w:rPr>
          <w:rFonts w:ascii="Times New Roman" w:hAnsi="Times New Roman"/>
          <w:b/>
          <w:sz w:val="22"/>
          <w:szCs w:val="22"/>
        </w:rPr>
        <w:t>Obligations</w:t>
      </w:r>
      <w:bookmarkEnd w:id="104"/>
      <w:bookmarkEnd w:id="105"/>
      <w:bookmarkEnd w:id="106"/>
    </w:p>
    <w:p w14:paraId="68A77735" w14:textId="125034C3" w:rsidR="000A3ABB" w:rsidRPr="00B12D35" w:rsidRDefault="001307DF" w:rsidP="00087E3C">
      <w:pPr>
        <w:ind w:left="792"/>
        <w:jc w:val="both"/>
        <w:rPr>
          <w:rFonts w:ascii="Times New Roman" w:hAnsi="Times New Roman"/>
          <w:sz w:val="22"/>
          <w:szCs w:val="22"/>
        </w:rPr>
      </w:pPr>
      <w:ins w:id="107" w:author="Brenda  Amondi Kiberenge" w:date="2019-09-12T12:04:00Z">
        <w:r w:rsidRPr="00B12D35">
          <w:rPr>
            <w:rFonts w:ascii="Times New Roman" w:hAnsi="Times New Roman"/>
            <w:bCs/>
            <w:sz w:val="22"/>
            <w:szCs w:val="22"/>
          </w:rPr>
          <w:t xml:space="preserve">4.2.1 </w:t>
        </w:r>
      </w:ins>
      <w:r w:rsidR="000216CF" w:rsidRPr="00B12D35">
        <w:rPr>
          <w:rFonts w:ascii="Times New Roman" w:hAnsi="Times New Roman"/>
          <w:bCs/>
          <w:sz w:val="22"/>
          <w:szCs w:val="22"/>
        </w:rPr>
        <w:t xml:space="preserve">In supporting this Agreement, </w:t>
      </w:r>
      <w:r w:rsidR="001907D0" w:rsidRPr="00B12D35">
        <w:rPr>
          <w:rFonts w:ascii="Times New Roman" w:hAnsi="Times New Roman"/>
          <w:bCs/>
          <w:sz w:val="22"/>
          <w:szCs w:val="22"/>
        </w:rPr>
        <w:t>Mwalimu National</w:t>
      </w:r>
      <w:r w:rsidR="000A3ABB" w:rsidRPr="00B12D35">
        <w:rPr>
          <w:rFonts w:ascii="Times New Roman" w:hAnsi="Times New Roman"/>
          <w:sz w:val="22"/>
          <w:szCs w:val="22"/>
        </w:rPr>
        <w:t xml:space="preserve"> </w:t>
      </w:r>
      <w:r w:rsidR="000216CF" w:rsidRPr="00B12D35">
        <w:rPr>
          <w:rFonts w:ascii="Times New Roman" w:hAnsi="Times New Roman"/>
          <w:sz w:val="22"/>
          <w:szCs w:val="22"/>
        </w:rPr>
        <w:t>shall;</w:t>
      </w:r>
    </w:p>
    <w:p w14:paraId="7B950A83" w14:textId="169B9AE2" w:rsidR="000A3ABB" w:rsidRPr="00B12D35" w:rsidDel="001307DF" w:rsidRDefault="001307DF">
      <w:pPr>
        <w:ind w:left="1800"/>
        <w:rPr>
          <w:del w:id="108" w:author="Brenda  Amondi Kiberenge" w:date="2019-09-12T12:02:00Z"/>
          <w:rFonts w:ascii="Times New Roman" w:hAnsi="Times New Roman"/>
          <w:sz w:val="22"/>
          <w:szCs w:val="22"/>
        </w:rPr>
        <w:pPrChange w:id="109" w:author="Brenda  Amondi Kiberenge" w:date="2019-09-12T12:02:00Z">
          <w:pPr>
            <w:numPr>
              <w:ilvl w:val="1"/>
              <w:numId w:val="20"/>
            </w:numPr>
            <w:ind w:left="1800" w:hanging="360"/>
          </w:pPr>
        </w:pPrChange>
      </w:pPr>
      <w:ins w:id="110" w:author="Brenda  Amondi Kiberenge" w:date="2019-09-12T12:02:00Z">
        <w:r w:rsidRPr="00B12D35">
          <w:rPr>
            <w:rFonts w:ascii="Times New Roman" w:hAnsi="Times New Roman"/>
            <w:sz w:val="22"/>
            <w:szCs w:val="22"/>
          </w:rPr>
          <w:t>4.2.1</w:t>
        </w:r>
      </w:ins>
      <w:ins w:id="111" w:author="Brenda  Amondi Kiberenge" w:date="2019-09-12T12:04:00Z">
        <w:r w:rsidRPr="00B12D35">
          <w:rPr>
            <w:rFonts w:ascii="Times New Roman" w:hAnsi="Times New Roman"/>
            <w:sz w:val="22"/>
            <w:szCs w:val="22"/>
          </w:rPr>
          <w:t>.1</w:t>
        </w:r>
      </w:ins>
      <w:ins w:id="112" w:author="Brenda  Amondi Kiberenge" w:date="2019-09-12T12:02:00Z">
        <w:r w:rsidRPr="00B12D35">
          <w:rPr>
            <w:rFonts w:ascii="Times New Roman" w:hAnsi="Times New Roman"/>
            <w:sz w:val="22"/>
            <w:szCs w:val="22"/>
          </w:rPr>
          <w:t xml:space="preserve"> </w:t>
        </w:r>
      </w:ins>
      <w:r w:rsidR="000216CF" w:rsidRPr="00B12D35">
        <w:rPr>
          <w:rFonts w:ascii="Times New Roman" w:hAnsi="Times New Roman"/>
          <w:sz w:val="22"/>
          <w:szCs w:val="22"/>
        </w:rPr>
        <w:t xml:space="preserve">Ensure prompt payment </w:t>
      </w:r>
      <w:r w:rsidR="000A3ABB" w:rsidRPr="00B12D35">
        <w:rPr>
          <w:rFonts w:ascii="Times New Roman" w:hAnsi="Times New Roman"/>
          <w:sz w:val="22"/>
          <w:szCs w:val="22"/>
        </w:rPr>
        <w:t xml:space="preserve">for all </w:t>
      </w:r>
      <w:r w:rsidR="00316E81" w:rsidRPr="00B12D35">
        <w:rPr>
          <w:rFonts w:ascii="Times New Roman" w:hAnsi="Times New Roman"/>
          <w:sz w:val="22"/>
          <w:szCs w:val="22"/>
        </w:rPr>
        <w:t>support</w:t>
      </w:r>
      <w:r w:rsidR="000A3ABB" w:rsidRPr="00B12D35">
        <w:rPr>
          <w:rFonts w:ascii="Times New Roman" w:hAnsi="Times New Roman"/>
          <w:sz w:val="22"/>
          <w:szCs w:val="22"/>
        </w:rPr>
        <w:t xml:space="preserve"> costs </w:t>
      </w:r>
      <w:r w:rsidR="00316E81" w:rsidRPr="00B12D35">
        <w:rPr>
          <w:rFonts w:ascii="Times New Roman" w:hAnsi="Times New Roman"/>
          <w:sz w:val="22"/>
          <w:szCs w:val="22"/>
        </w:rPr>
        <w:t>at the agreed interval.</w:t>
      </w:r>
    </w:p>
    <w:p w14:paraId="51787557" w14:textId="6E545533" w:rsidR="000A3ABB" w:rsidRPr="00B12D35" w:rsidRDefault="001307DF">
      <w:pPr>
        <w:ind w:left="1800"/>
        <w:rPr>
          <w:rFonts w:ascii="Times New Roman" w:hAnsi="Times New Roman"/>
          <w:sz w:val="22"/>
          <w:szCs w:val="22"/>
        </w:rPr>
        <w:pPrChange w:id="113" w:author="Brenda  Amondi Kiberenge" w:date="2019-09-12T12:02:00Z">
          <w:pPr>
            <w:numPr>
              <w:ilvl w:val="1"/>
              <w:numId w:val="20"/>
            </w:numPr>
            <w:ind w:left="1800" w:hanging="360"/>
          </w:pPr>
        </w:pPrChange>
      </w:pPr>
      <w:ins w:id="114" w:author="Brenda  Amondi Kiberenge" w:date="2019-09-12T12:03:00Z">
        <w:r w:rsidRPr="00B12D35">
          <w:rPr>
            <w:rFonts w:ascii="Times New Roman" w:hAnsi="Times New Roman"/>
            <w:sz w:val="22"/>
            <w:szCs w:val="22"/>
          </w:rPr>
          <w:t>4.2.</w:t>
        </w:r>
      </w:ins>
      <w:ins w:id="115" w:author="Brenda  Amondi Kiberenge" w:date="2019-09-12T12:04:00Z">
        <w:r w:rsidRPr="00B12D35">
          <w:rPr>
            <w:rFonts w:ascii="Times New Roman" w:hAnsi="Times New Roman"/>
            <w:sz w:val="22"/>
            <w:szCs w:val="22"/>
          </w:rPr>
          <w:t>1.</w:t>
        </w:r>
      </w:ins>
      <w:ins w:id="116" w:author="Brenda  Amondi Kiberenge" w:date="2019-09-12T12:03:00Z">
        <w:r w:rsidRPr="00B12D35">
          <w:rPr>
            <w:rFonts w:ascii="Times New Roman" w:hAnsi="Times New Roman"/>
            <w:sz w:val="22"/>
            <w:szCs w:val="22"/>
          </w:rPr>
          <w:t xml:space="preserve">2 </w:t>
        </w:r>
      </w:ins>
      <w:r w:rsidR="000216CF" w:rsidRPr="00B12D35">
        <w:rPr>
          <w:rFonts w:ascii="Times New Roman" w:hAnsi="Times New Roman"/>
          <w:sz w:val="22"/>
          <w:szCs w:val="22"/>
        </w:rPr>
        <w:t xml:space="preserve">Upon request, ensuring the </w:t>
      </w:r>
      <w:r w:rsidR="000A3ABB" w:rsidRPr="00B12D35">
        <w:rPr>
          <w:rFonts w:ascii="Times New Roman" w:hAnsi="Times New Roman"/>
          <w:sz w:val="22"/>
          <w:szCs w:val="22"/>
        </w:rPr>
        <w:t xml:space="preserve">availability of </w:t>
      </w:r>
      <w:r w:rsidR="001907D0" w:rsidRPr="00B12D35">
        <w:rPr>
          <w:rFonts w:ascii="Times New Roman" w:hAnsi="Times New Roman"/>
          <w:sz w:val="22"/>
          <w:szCs w:val="22"/>
        </w:rPr>
        <w:t>Mwalimu National</w:t>
      </w:r>
      <w:r w:rsidR="000A3ABB" w:rsidRPr="00B12D35">
        <w:rPr>
          <w:rFonts w:ascii="Times New Roman" w:hAnsi="Times New Roman"/>
          <w:sz w:val="22"/>
          <w:szCs w:val="22"/>
        </w:rPr>
        <w:t xml:space="preserve"> representative(s) when resolving a service related incident or request.</w:t>
      </w:r>
    </w:p>
    <w:p w14:paraId="153A75E8" w14:textId="77777777" w:rsidR="00417563" w:rsidRPr="00B12D35" w:rsidRDefault="00417563">
      <w:pPr>
        <w:pStyle w:val="Header"/>
        <w:tabs>
          <w:tab w:val="clear" w:pos="4320"/>
          <w:tab w:val="clear" w:pos="8640"/>
        </w:tabs>
        <w:rPr>
          <w:rFonts w:ascii="Times New Roman" w:hAnsi="Times New Roman"/>
          <w:sz w:val="22"/>
          <w:szCs w:val="22"/>
        </w:rPr>
      </w:pPr>
    </w:p>
    <w:bookmarkEnd w:id="89"/>
    <w:bookmarkEnd w:id="90"/>
    <w:bookmarkEnd w:id="91"/>
    <w:bookmarkEnd w:id="92"/>
    <w:bookmarkEnd w:id="93"/>
    <w:bookmarkEnd w:id="94"/>
    <w:p w14:paraId="25F9F4E8" w14:textId="2D517B6E" w:rsidR="000A3ABB" w:rsidRPr="00B12D35" w:rsidRDefault="000A3ABB" w:rsidP="00087E3C">
      <w:pPr>
        <w:pStyle w:val="Heading2"/>
        <w:rPr>
          <w:rFonts w:ascii="Times New Roman" w:hAnsi="Times New Roman"/>
          <w:b/>
          <w:i/>
          <w:sz w:val="22"/>
          <w:szCs w:val="22"/>
        </w:rPr>
      </w:pPr>
      <w:r w:rsidRPr="00B12D35">
        <w:rPr>
          <w:rFonts w:ascii="Times New Roman" w:hAnsi="Times New Roman"/>
          <w:sz w:val="22"/>
          <w:szCs w:val="22"/>
        </w:rPr>
        <w:t xml:space="preserve">  </w:t>
      </w:r>
      <w:bookmarkStart w:id="117" w:name="_Toc75664209"/>
      <w:bookmarkStart w:id="118" w:name="_Toc75930119"/>
      <w:bookmarkStart w:id="119" w:name="_Toc472331058"/>
      <w:proofErr w:type="spellStart"/>
      <w:r w:rsidR="009642B0" w:rsidRPr="00B12D35">
        <w:rPr>
          <w:rFonts w:ascii="Times New Roman" w:hAnsi="Times New Roman"/>
          <w:b/>
          <w:sz w:val="22"/>
          <w:szCs w:val="22"/>
        </w:rPr>
        <w:t>TrimLine</w:t>
      </w:r>
      <w:proofErr w:type="spellEnd"/>
      <w:r w:rsidR="009642B0" w:rsidRPr="00B12D35">
        <w:rPr>
          <w:rFonts w:ascii="Times New Roman" w:hAnsi="Times New Roman"/>
          <w:b/>
          <w:sz w:val="22"/>
          <w:szCs w:val="22"/>
        </w:rPr>
        <w:t xml:space="preserve"> Systems &amp; </w:t>
      </w:r>
      <w:proofErr w:type="spellStart"/>
      <w:r w:rsidR="009642B0" w:rsidRPr="00B12D35">
        <w:rPr>
          <w:rFonts w:ascii="Times New Roman" w:hAnsi="Times New Roman"/>
          <w:b/>
          <w:sz w:val="22"/>
          <w:szCs w:val="22"/>
        </w:rPr>
        <w:t>Solutions</w:t>
      </w:r>
      <w:r w:rsidR="001E76CE" w:rsidRPr="00B12D35">
        <w:rPr>
          <w:rFonts w:ascii="Times New Roman" w:hAnsi="Times New Roman"/>
          <w:b/>
          <w:sz w:val="22"/>
          <w:szCs w:val="22"/>
        </w:rPr>
        <w:t>’s</w:t>
      </w:r>
      <w:proofErr w:type="spellEnd"/>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117"/>
      <w:bookmarkEnd w:id="118"/>
      <w:bookmarkEnd w:id="119"/>
    </w:p>
    <w:p w14:paraId="7313F27C" w14:textId="41A7FF24" w:rsidR="000A3ABB" w:rsidRPr="00B12D35" w:rsidRDefault="001307DF" w:rsidP="00087E3C">
      <w:pPr>
        <w:ind w:left="792"/>
        <w:jc w:val="both"/>
        <w:rPr>
          <w:rFonts w:ascii="Times New Roman" w:hAnsi="Times New Roman"/>
          <w:i/>
          <w:sz w:val="22"/>
          <w:szCs w:val="22"/>
        </w:rPr>
      </w:pPr>
      <w:ins w:id="120" w:author="Brenda  Amondi Kiberenge" w:date="2019-09-12T12:04:00Z">
        <w:r w:rsidRPr="00B12D35">
          <w:rPr>
            <w:rFonts w:ascii="Times New Roman" w:hAnsi="Times New Roman"/>
            <w:bCs/>
            <w:sz w:val="22"/>
            <w:szCs w:val="22"/>
          </w:rPr>
          <w:t xml:space="preserve">4.3.1 </w:t>
        </w:r>
      </w:ins>
      <w:r w:rsidR="000216CF"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000216CF" w:rsidRPr="00B12D35">
        <w:rPr>
          <w:rFonts w:ascii="Times New Roman" w:hAnsi="Times New Roman"/>
          <w:sz w:val="22"/>
          <w:szCs w:val="22"/>
        </w:rPr>
        <w:t>shall;</w:t>
      </w:r>
    </w:p>
    <w:p w14:paraId="5F4A6386" w14:textId="5BD13957" w:rsidR="000A3ABB" w:rsidRPr="00B12D35" w:rsidRDefault="001307DF">
      <w:pPr>
        <w:ind w:left="1800"/>
        <w:rPr>
          <w:rFonts w:ascii="Times New Roman" w:hAnsi="Times New Roman"/>
          <w:sz w:val="22"/>
          <w:szCs w:val="22"/>
        </w:rPr>
        <w:pPrChange w:id="121" w:author="Brenda  Amondi Kiberenge" w:date="2019-09-12T12:03:00Z">
          <w:pPr>
            <w:numPr>
              <w:numId w:val="21"/>
            </w:numPr>
            <w:ind w:left="1800" w:hanging="360"/>
          </w:pPr>
        </w:pPrChange>
      </w:pPr>
      <w:ins w:id="122" w:author="Brenda  Amondi Kiberenge" w:date="2019-09-12T12:03:00Z">
        <w:r w:rsidRPr="00B12D35">
          <w:rPr>
            <w:rFonts w:ascii="Times New Roman" w:hAnsi="Times New Roman"/>
            <w:sz w:val="22"/>
            <w:szCs w:val="22"/>
          </w:rPr>
          <w:t>4.3.1</w:t>
        </w:r>
      </w:ins>
      <w:ins w:id="123" w:author="Brenda  Amondi Kiberenge" w:date="2019-09-12T12:04:00Z">
        <w:r w:rsidRPr="00B12D35">
          <w:rPr>
            <w:rFonts w:ascii="Times New Roman" w:hAnsi="Times New Roman"/>
            <w:sz w:val="22"/>
            <w:szCs w:val="22"/>
          </w:rPr>
          <w:t>.1</w:t>
        </w:r>
      </w:ins>
      <w:ins w:id="124"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Meet response times associated with service related incidents.</w:t>
      </w:r>
    </w:p>
    <w:p w14:paraId="43D90763" w14:textId="61023A0A" w:rsidR="000A3ABB" w:rsidRPr="00B12D35" w:rsidRDefault="001307DF">
      <w:pPr>
        <w:pStyle w:val="BodyText"/>
        <w:tabs>
          <w:tab w:val="clear" w:pos="360"/>
        </w:tabs>
        <w:ind w:left="1800"/>
        <w:rPr>
          <w:rFonts w:ascii="Times New Roman" w:hAnsi="Times New Roman"/>
          <w:sz w:val="22"/>
          <w:szCs w:val="22"/>
        </w:rPr>
        <w:pPrChange w:id="125" w:author="Brenda  Amondi Kiberenge" w:date="2019-09-12T12:03:00Z">
          <w:pPr>
            <w:pStyle w:val="BodyText"/>
            <w:numPr>
              <w:numId w:val="21"/>
            </w:numPr>
            <w:tabs>
              <w:tab w:val="clear" w:pos="360"/>
            </w:tabs>
            <w:ind w:left="1800" w:hanging="360"/>
          </w:pPr>
        </w:pPrChange>
      </w:pPr>
      <w:ins w:id="126" w:author="Brenda  Amondi Kiberenge" w:date="2019-09-12T12:03:00Z">
        <w:r w:rsidRPr="00B12D35">
          <w:rPr>
            <w:rFonts w:ascii="Times New Roman" w:hAnsi="Times New Roman"/>
            <w:sz w:val="22"/>
            <w:szCs w:val="22"/>
          </w:rPr>
          <w:t>4.3.</w:t>
        </w:r>
      </w:ins>
      <w:ins w:id="127" w:author="Brenda  Amondi Kiberenge" w:date="2019-09-12T12:04:00Z">
        <w:r w:rsidRPr="00B12D35">
          <w:rPr>
            <w:rFonts w:ascii="Times New Roman" w:hAnsi="Times New Roman"/>
            <w:sz w:val="22"/>
            <w:szCs w:val="22"/>
          </w:rPr>
          <w:t>1.</w:t>
        </w:r>
      </w:ins>
      <w:ins w:id="128" w:author="Brenda  Amondi Kiberenge" w:date="2019-09-12T12:03:00Z">
        <w:r w:rsidRPr="00B12D35">
          <w:rPr>
            <w:rFonts w:ascii="Times New Roman" w:hAnsi="Times New Roman"/>
            <w:sz w:val="22"/>
            <w:szCs w:val="22"/>
          </w:rPr>
          <w:t xml:space="preserve">2 </w:t>
        </w:r>
      </w:ins>
      <w:r w:rsidR="000A3ABB" w:rsidRPr="00B12D35">
        <w:rPr>
          <w:rFonts w:ascii="Times New Roman" w:hAnsi="Times New Roman"/>
          <w:sz w:val="22"/>
          <w:szCs w:val="22"/>
        </w:rPr>
        <w:t xml:space="preserve">Appropriate notification to </w:t>
      </w:r>
      <w:r w:rsidR="001907D0" w:rsidRPr="00B12D35">
        <w:rPr>
          <w:rFonts w:ascii="Times New Roman" w:hAnsi="Times New Roman"/>
          <w:sz w:val="22"/>
          <w:szCs w:val="22"/>
        </w:rPr>
        <w:t>Mwalimu National</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8163AEC" w14:textId="743A5950" w:rsidR="000A3ABB" w:rsidRPr="00B12D35" w:rsidRDefault="000A3ABB" w:rsidP="00087E3C">
      <w:pPr>
        <w:pStyle w:val="Heading2"/>
        <w:rPr>
          <w:rFonts w:ascii="Times New Roman" w:hAnsi="Times New Roman"/>
          <w:sz w:val="22"/>
          <w:szCs w:val="22"/>
          <w:lang w:eastAsia="en-US"/>
        </w:rPr>
      </w:pPr>
      <w:bookmarkStart w:id="129" w:name="_Toc75664210"/>
      <w:r w:rsidRPr="00B12D35">
        <w:rPr>
          <w:rFonts w:ascii="Times New Roman" w:hAnsi="Times New Roman"/>
          <w:b/>
          <w:sz w:val="22"/>
          <w:szCs w:val="22"/>
        </w:rPr>
        <w:t xml:space="preserve"> </w:t>
      </w:r>
      <w:bookmarkStart w:id="130" w:name="_Toc75930120"/>
      <w:bookmarkStart w:id="131" w:name="_Toc472331059"/>
      <w:r w:rsidRPr="00B12D35">
        <w:rPr>
          <w:rFonts w:ascii="Times New Roman" w:hAnsi="Times New Roman"/>
          <w:b/>
          <w:sz w:val="22"/>
          <w:szCs w:val="22"/>
        </w:rPr>
        <w:t xml:space="preserve">Service </w:t>
      </w:r>
      <w:bookmarkEnd w:id="129"/>
      <w:r w:rsidRPr="00B12D35">
        <w:rPr>
          <w:rFonts w:ascii="Times New Roman" w:hAnsi="Times New Roman"/>
          <w:b/>
          <w:sz w:val="22"/>
          <w:szCs w:val="22"/>
        </w:rPr>
        <w:t>Assumptions</w:t>
      </w:r>
      <w:bookmarkEnd w:id="130"/>
      <w:bookmarkEnd w:id="131"/>
    </w:p>
    <w:p w14:paraId="7DF0A8BB" w14:textId="18732EF8" w:rsidR="000A3ABB" w:rsidRPr="00B12D35" w:rsidRDefault="001307DF" w:rsidP="00087E3C">
      <w:pPr>
        <w:ind w:left="792"/>
        <w:jc w:val="both"/>
        <w:rPr>
          <w:rFonts w:ascii="Times New Roman" w:hAnsi="Times New Roman"/>
          <w:sz w:val="22"/>
          <w:szCs w:val="22"/>
          <w:lang w:eastAsia="en-US"/>
        </w:rPr>
      </w:pPr>
      <w:ins w:id="132" w:author="Brenda  Amondi Kiberenge" w:date="2019-09-12T12:03:00Z">
        <w:r w:rsidRPr="00B12D35">
          <w:rPr>
            <w:rFonts w:ascii="Times New Roman" w:hAnsi="Times New Roman"/>
            <w:sz w:val="22"/>
            <w:szCs w:val="22"/>
            <w:lang w:eastAsia="en-US"/>
          </w:rPr>
          <w:t xml:space="preserve">4.4.1 </w:t>
        </w:r>
      </w:ins>
      <w:r w:rsidR="000216CF" w:rsidRPr="00B12D35">
        <w:rPr>
          <w:rFonts w:ascii="Times New Roman" w:hAnsi="Times New Roman"/>
          <w:sz w:val="22"/>
          <w:szCs w:val="22"/>
          <w:lang w:eastAsia="en-US"/>
        </w:rPr>
        <w:t xml:space="preserve">In the delivery of the services by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0216CF"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14861841" w14:textId="673077F0" w:rsidR="002F1635" w:rsidRPr="00B12D35" w:rsidRDefault="001307DF">
      <w:pPr>
        <w:ind w:left="1440"/>
        <w:jc w:val="both"/>
        <w:rPr>
          <w:rFonts w:ascii="Times New Roman" w:hAnsi="Times New Roman"/>
          <w:sz w:val="22"/>
          <w:szCs w:val="22"/>
        </w:rPr>
        <w:pPrChange w:id="133" w:author="Brenda  Amondi Kiberenge" w:date="2019-09-12T12:03:00Z">
          <w:pPr>
            <w:numPr>
              <w:numId w:val="6"/>
            </w:numPr>
            <w:ind w:left="1440" w:hanging="360"/>
            <w:jc w:val="both"/>
          </w:pPr>
        </w:pPrChange>
      </w:pPr>
      <w:ins w:id="134" w:author="Brenda  Amondi Kiberenge" w:date="2019-09-12T12:03:00Z">
        <w:r w:rsidRPr="00B12D35">
          <w:rPr>
            <w:rFonts w:ascii="Times New Roman" w:hAnsi="Times New Roman"/>
            <w:sz w:val="22"/>
            <w:szCs w:val="22"/>
            <w:lang w:eastAsia="en-US"/>
          </w:rPr>
          <w:t xml:space="preserve">4.4.1.1 </w:t>
        </w:r>
      </w:ins>
      <w:r w:rsidR="005D6313" w:rsidRPr="00B12D35">
        <w:rPr>
          <w:rFonts w:ascii="Times New Roman" w:hAnsi="Times New Roman"/>
          <w:sz w:val="22"/>
          <w:szCs w:val="22"/>
          <w:lang w:eastAsia="en-US"/>
        </w:rPr>
        <w:t xml:space="preserve">All changes to </w:t>
      </w:r>
      <w:r w:rsidR="009A416F" w:rsidRPr="00B12D35">
        <w:rPr>
          <w:rFonts w:ascii="Times New Roman" w:hAnsi="Times New Roman"/>
          <w:sz w:val="22"/>
          <w:szCs w:val="22"/>
          <w:lang w:eastAsia="en-US"/>
        </w:rPr>
        <w:t xml:space="preserve">atm bridge and </w:t>
      </w:r>
      <w:ins w:id="135" w:author="Brenda  Amondi Kiberenge" w:date="2019-09-12T12:06:00Z">
        <w:r w:rsidR="00C7601C" w:rsidRPr="00B12D35">
          <w:rPr>
            <w:rFonts w:ascii="Times New Roman" w:hAnsi="Times New Roman"/>
            <w:sz w:val="22"/>
            <w:szCs w:val="22"/>
            <w:lang w:eastAsia="en-US"/>
          </w:rPr>
          <w:t>go-</w:t>
        </w:r>
      </w:ins>
      <w:r w:rsidR="009A416F" w:rsidRPr="00B12D35">
        <w:rPr>
          <w:rFonts w:ascii="Times New Roman" w:hAnsi="Times New Roman"/>
          <w:sz w:val="22"/>
          <w:szCs w:val="22"/>
          <w:lang w:eastAsia="en-US"/>
        </w:rPr>
        <w:t xml:space="preserve">mobile banking integration </w:t>
      </w:r>
      <w:r w:rsidR="005D6313" w:rsidRPr="00B12D35">
        <w:rPr>
          <w:rFonts w:ascii="Times New Roman" w:hAnsi="Times New Roman"/>
          <w:sz w:val="22"/>
          <w:szCs w:val="22"/>
          <w:lang w:eastAsia="en-US"/>
        </w:rPr>
        <w:t xml:space="preserve">shall be clearly documented and shared with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2F1635" w:rsidRPr="00B12D35">
        <w:rPr>
          <w:rFonts w:ascii="Times New Roman" w:hAnsi="Times New Roman"/>
          <w:sz w:val="22"/>
          <w:szCs w:val="22"/>
          <w:lang w:eastAsia="en-US"/>
        </w:rPr>
        <w:t>.</w:t>
      </w:r>
    </w:p>
    <w:p w14:paraId="5C7AF996" w14:textId="734EA7D5" w:rsidR="000A3ABB" w:rsidRPr="00B12D35" w:rsidRDefault="001307DF">
      <w:pPr>
        <w:ind w:left="1440"/>
        <w:jc w:val="both"/>
        <w:rPr>
          <w:rFonts w:ascii="Times New Roman" w:hAnsi="Times New Roman"/>
          <w:sz w:val="22"/>
          <w:szCs w:val="22"/>
          <w:lang w:eastAsia="en-US"/>
        </w:rPr>
        <w:pPrChange w:id="136" w:author="Brenda  Amondi Kiberenge" w:date="2019-09-12T12:03:00Z">
          <w:pPr>
            <w:numPr>
              <w:numId w:val="6"/>
            </w:numPr>
            <w:tabs>
              <w:tab w:val="num" w:pos="1440"/>
            </w:tabs>
            <w:ind w:left="1440" w:hanging="360"/>
            <w:jc w:val="both"/>
          </w:pPr>
        </w:pPrChange>
      </w:pPr>
      <w:bookmarkStart w:id="137" w:name="_Toc529593780"/>
      <w:bookmarkStart w:id="138" w:name="_Toc531489376"/>
      <w:bookmarkStart w:id="139" w:name="_Toc67100202"/>
      <w:bookmarkStart w:id="140" w:name="_Toc75664211"/>
      <w:ins w:id="141" w:author="Brenda  Amondi Kiberenge" w:date="2019-09-12T12:03:00Z">
        <w:r w:rsidRPr="00B12D35">
          <w:rPr>
            <w:rFonts w:ascii="Times New Roman" w:hAnsi="Times New Roman"/>
            <w:sz w:val="22"/>
            <w:szCs w:val="22"/>
            <w:lang w:eastAsia="en-US"/>
          </w:rPr>
          <w:t xml:space="preserve">4.4.1.2 </w:t>
        </w:r>
      </w:ins>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lastRenderedPageBreak/>
        <w:t xml:space="preserve"> </w:t>
      </w:r>
      <w:bookmarkStart w:id="142" w:name="_Toc75664207"/>
      <w:bookmarkStart w:id="143" w:name="_Toc75930122"/>
      <w:bookmarkStart w:id="144" w:name="_Toc472331061"/>
      <w:r w:rsidRPr="00B12D35">
        <w:rPr>
          <w:rFonts w:ascii="Times New Roman" w:hAnsi="Times New Roman"/>
          <w:b/>
          <w:sz w:val="22"/>
          <w:szCs w:val="22"/>
        </w:rPr>
        <w:t xml:space="preserve">Service </w:t>
      </w:r>
      <w:bookmarkEnd w:id="142"/>
      <w:r w:rsidRPr="00B12D35">
        <w:rPr>
          <w:rFonts w:ascii="Times New Roman" w:hAnsi="Times New Roman"/>
          <w:b/>
          <w:sz w:val="22"/>
          <w:szCs w:val="22"/>
        </w:rPr>
        <w:t>Availability</w:t>
      </w:r>
      <w:bookmarkEnd w:id="143"/>
      <w:bookmarkEnd w:id="144"/>
    </w:p>
    <w:p w14:paraId="4B5AD493" w14:textId="77777777" w:rsidR="006F376E" w:rsidRDefault="000A3ABB">
      <w:pPr>
        <w:pStyle w:val="Heading2"/>
        <w:numPr>
          <w:ilvl w:val="2"/>
          <w:numId w:val="2"/>
        </w:numPr>
        <w:rPr>
          <w:rFonts w:ascii="Times New Roman" w:hAnsi="Times New Roman"/>
          <w:sz w:val="22"/>
          <w:szCs w:val="22"/>
        </w:rPr>
        <w:pPrChange w:id="145" w:author="Brenda  Amondi Kiberenge" w:date="2019-09-12T12:04:00Z">
          <w:pPr>
            <w:numPr>
              <w:numId w:val="22"/>
            </w:numPr>
            <w:ind w:left="1800" w:hanging="360"/>
            <w:jc w:val="both"/>
          </w:pPr>
        </w:pPrChange>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 xml:space="preserve">Calls received out of office hours will be forwarded to a mobile phone and best efforts will be made to answer / action the call, however there will be a backup answer phone </w:t>
      </w:r>
      <w:commentRangeStart w:id="146"/>
      <w:r w:rsidRPr="00B12D35">
        <w:rPr>
          <w:rFonts w:ascii="Times New Roman" w:hAnsi="Times New Roman"/>
          <w:sz w:val="22"/>
          <w:szCs w:val="22"/>
        </w:rPr>
        <w:t>service</w:t>
      </w:r>
      <w:commentRangeEnd w:id="146"/>
      <w:r w:rsidR="00C7601C" w:rsidRPr="00B12D35">
        <w:rPr>
          <w:rStyle w:val="CommentReference"/>
          <w:rFonts w:ascii="Times New Roman" w:hAnsi="Times New Roman"/>
          <w:sz w:val="22"/>
          <w:szCs w:val="22"/>
        </w:rPr>
        <w:commentReference w:id="146"/>
      </w:r>
      <w:ins w:id="147" w:author="Brenda  Amondi Kiberenge" w:date="2019-09-12T12:06:00Z">
        <w:r w:rsidR="00C7601C" w:rsidRPr="00B12D35">
          <w:rPr>
            <w:rFonts w:ascii="Times New Roman" w:hAnsi="Times New Roman"/>
            <w:sz w:val="22"/>
            <w:szCs w:val="22"/>
          </w:rPr>
          <w:t>.</w:t>
        </w:r>
      </w:ins>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2E5F1B">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 xml:space="preserve">will be taken depending on the urgency of support </w:t>
      </w:r>
      <w:commentRangeStart w:id="148"/>
      <w:r w:rsidR="009A416F" w:rsidRPr="007021B5">
        <w:rPr>
          <w:rFonts w:ascii="Times New Roman" w:hAnsi="Times New Roman"/>
          <w:sz w:val="22"/>
          <w:szCs w:val="22"/>
        </w:rPr>
        <w:t>call</w:t>
      </w:r>
      <w:commentRangeEnd w:id="148"/>
      <w:r w:rsidR="00C7601C" w:rsidRPr="00B12D35">
        <w:rPr>
          <w:rStyle w:val="CommentReference"/>
          <w:rFonts w:ascii="Times New Roman" w:hAnsi="Times New Roman"/>
          <w:sz w:val="22"/>
          <w:szCs w:val="22"/>
        </w:rPr>
        <w:commentReference w:id="148"/>
      </w:r>
      <w:r w:rsidR="009A416F" w:rsidRPr="007021B5">
        <w:rPr>
          <w:rFonts w:ascii="Times New Roman" w:hAnsi="Times New Roman"/>
          <w:sz w:val="22"/>
          <w:szCs w:val="22"/>
        </w:rPr>
        <w:t>.</w:t>
      </w:r>
    </w:p>
    <w:p w14:paraId="4A9D57F5" w14:textId="31EFCFF9" w:rsidR="004B141B" w:rsidRPr="00B12D35" w:rsidRDefault="00C7601C">
      <w:pPr>
        <w:pStyle w:val="Heading2"/>
        <w:numPr>
          <w:ilvl w:val="3"/>
          <w:numId w:val="2"/>
        </w:numPr>
        <w:rPr>
          <w:rFonts w:ascii="Times New Roman" w:hAnsi="Times New Roman"/>
          <w:sz w:val="22"/>
          <w:szCs w:val="22"/>
        </w:rPr>
        <w:pPrChange w:id="149" w:author="Brenda  Amondi Kiberenge" w:date="2019-09-12T12:07:00Z">
          <w:pPr>
            <w:numPr>
              <w:numId w:val="22"/>
            </w:numPr>
            <w:ind w:left="1800" w:hanging="360"/>
            <w:jc w:val="both"/>
          </w:pPr>
        </w:pPrChange>
      </w:pPr>
      <w:ins w:id="150" w:author="Brenda  Amondi Kiberenge" w:date="2019-09-12T12:07:00Z">
        <w:r w:rsidRPr="00B12D35">
          <w:rPr>
            <w:rFonts w:ascii="Times New Roman" w:hAnsi="Times New Roman"/>
            <w:sz w:val="22"/>
            <w:szCs w:val="22"/>
          </w:rPr>
          <w:t>4.5.1.3</w:t>
        </w:r>
      </w:ins>
      <w:ins w:id="151" w:author="Brenda  Amondi Kiberenge" w:date="2019-09-12T12:08:00Z">
        <w:r w:rsidRPr="00B12D35">
          <w:rPr>
            <w:rFonts w:ascii="Times New Roman" w:hAnsi="Times New Roman"/>
            <w:sz w:val="22"/>
            <w:szCs w:val="22"/>
          </w:rPr>
          <w:t xml:space="preserve"> </w:t>
        </w:r>
      </w:ins>
      <w:r w:rsidR="004B141B" w:rsidRPr="00B12D35">
        <w:rPr>
          <w:rFonts w:ascii="Times New Roman" w:hAnsi="Times New Roman"/>
          <w:sz w:val="22"/>
          <w:szCs w:val="22"/>
        </w:rPr>
        <w:t xml:space="preserve">Onsite assistance guaranteed within </w:t>
      </w:r>
      <w:r w:rsidR="005D6313" w:rsidRPr="00B12D35">
        <w:rPr>
          <w:rFonts w:ascii="Times New Roman" w:hAnsi="Times New Roman"/>
          <w:sz w:val="22"/>
          <w:szCs w:val="22"/>
        </w:rPr>
        <w:t>24</w:t>
      </w:r>
      <w:r w:rsidR="004B141B"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137"/>
    <w:bookmarkEnd w:id="138"/>
    <w:bookmarkEnd w:id="139"/>
    <w:bookmarkEnd w:id="140"/>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pPr>
        <w:pStyle w:val="Heading2"/>
        <w:rPr>
          <w:rFonts w:ascii="Times New Roman" w:hAnsi="Times New Roman"/>
          <w:i/>
          <w:sz w:val="22"/>
          <w:szCs w:val="22"/>
        </w:rPr>
        <w:pPrChange w:id="152" w:author="Brenda  Amondi Kiberenge" w:date="2019-09-12T12:08:00Z">
          <w:pPr>
            <w:numPr>
              <w:ilvl w:val="1"/>
              <w:numId w:val="22"/>
            </w:numPr>
            <w:ind w:left="1440" w:hanging="360"/>
            <w:jc w:val="both"/>
          </w:pPr>
        </w:pPrChange>
      </w:pPr>
      <w:bookmarkStart w:id="153" w:name="_Toc503156632"/>
      <w:bookmarkStart w:id="154" w:name="_Toc503156696"/>
      <w:bookmarkStart w:id="155" w:name="_Toc503156747"/>
      <w:bookmarkStart w:id="156" w:name="_Toc503671487"/>
      <w:bookmarkStart w:id="157" w:name="_Toc503674442"/>
      <w:bookmarkStart w:id="158" w:name="_Toc504366414"/>
      <w:bookmarkStart w:id="159" w:name="_Toc504449146"/>
      <w:bookmarkStart w:id="160" w:name="_Toc506001057"/>
      <w:bookmarkStart w:id="161" w:name="_Toc513861521"/>
      <w:bookmarkStart w:id="162" w:name="_Toc513861662"/>
      <w:bookmarkStart w:id="163" w:name="_Toc513861775"/>
      <w:bookmarkStart w:id="164" w:name="_Toc514138110"/>
      <w:bookmarkStart w:id="165" w:name="_Toc515072834"/>
      <w:bookmarkStart w:id="166" w:name="_Toc518798646"/>
      <w:bookmarkStart w:id="167" w:name="_Toc518806028"/>
      <w:bookmarkStart w:id="168" w:name="_Toc518806342"/>
      <w:bookmarkStart w:id="169" w:name="_Toc518806463"/>
      <w:bookmarkStart w:id="170" w:name="_Toc518806516"/>
      <w:bookmarkStart w:id="171" w:name="_Toc518806708"/>
      <w:bookmarkStart w:id="172" w:name="_Toc518806864"/>
      <w:bookmarkStart w:id="173" w:name="_Toc520512731"/>
      <w:bookmarkStart w:id="174" w:name="_Ref523636707"/>
      <w:bookmarkStart w:id="175" w:name="_Ref523636731"/>
      <w:bookmarkStart w:id="176" w:name="_Toc523638672"/>
      <w:bookmarkStart w:id="177" w:name="_Toc523639932"/>
      <w:bookmarkStart w:id="178" w:name="_Toc523639957"/>
      <w:bookmarkStart w:id="179" w:name="_Ref523897897"/>
      <w:bookmarkStart w:id="180" w:name="_Ref525359900"/>
      <w:bookmarkStart w:id="181" w:name="_Toc525364278"/>
      <w:bookmarkStart w:id="182" w:name="_Toc527341426"/>
      <w:bookmarkStart w:id="183" w:name="_Toc529593782"/>
      <w:bookmarkStart w:id="184" w:name="_Toc531489378"/>
      <w:bookmarkStart w:id="185" w:name="_Toc67100204"/>
      <w:r w:rsidRPr="00B12D35">
        <w:rPr>
          <w:rFonts w:ascii="Times New Roman" w:hAnsi="Times New Roman"/>
          <w:b/>
          <w:sz w:val="22"/>
          <w:szCs w:val="22"/>
        </w:rPr>
        <w:t xml:space="preserve">  </w:t>
      </w:r>
      <w:bookmarkStart w:id="186" w:name="_Toc75664214"/>
      <w:bookmarkStart w:id="187" w:name="_Toc75930126"/>
      <w:bookmarkStart w:id="188" w:name="_Toc472331062"/>
      <w:r w:rsidRPr="00B12D35">
        <w:rPr>
          <w:rFonts w:ascii="Times New Roman" w:hAnsi="Times New Roman"/>
          <w:b/>
          <w:sz w:val="22"/>
          <w:szCs w:val="22"/>
        </w:rPr>
        <w:t xml:space="preserve">Service </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B12D35">
        <w:rPr>
          <w:rFonts w:ascii="Times New Roman" w:hAnsi="Times New Roman"/>
          <w:b/>
          <w:sz w:val="22"/>
          <w:szCs w:val="22"/>
        </w:rPr>
        <w:t>Requests</w:t>
      </w:r>
      <w:bookmarkEnd w:id="186"/>
      <w:bookmarkEnd w:id="187"/>
      <w:bookmarkEnd w:id="188"/>
    </w:p>
    <w:p w14:paraId="2BC97013" w14:textId="77777777" w:rsidR="006F376E" w:rsidRPr="006F376E" w:rsidRDefault="000A3ABB">
      <w:pPr>
        <w:pStyle w:val="Heading2"/>
        <w:numPr>
          <w:ilvl w:val="2"/>
          <w:numId w:val="2"/>
        </w:numPr>
        <w:rPr>
          <w:rFonts w:ascii="Times New Roman" w:hAnsi="Times New Roman"/>
          <w:i/>
          <w:sz w:val="22"/>
          <w:szCs w:val="22"/>
        </w:rPr>
        <w:pPrChange w:id="189" w:author="Brenda  Amondi Kiberenge" w:date="2019-09-12T12:08:00Z">
          <w:pPr>
            <w:numPr>
              <w:numId w:val="24"/>
            </w:numPr>
            <w:ind w:left="1800" w:hanging="360"/>
          </w:pPr>
        </w:pPrChange>
      </w:pPr>
      <w:r w:rsidRPr="006F376E">
        <w:rPr>
          <w:rFonts w:ascii="Times New Roman" w:hAnsi="Times New Roman"/>
          <w:sz w:val="22"/>
          <w:szCs w:val="22"/>
        </w:rPr>
        <w:t xml:space="preserve">In support of services outlined in this Agreement, the Service Provider will respond to service related incidents and/or requests submitted by the </w:t>
      </w:r>
      <w:r w:rsidR="001907D0" w:rsidRPr="006F376E">
        <w:rPr>
          <w:rFonts w:ascii="Times New Roman" w:hAnsi="Times New Roman"/>
          <w:sz w:val="22"/>
          <w:szCs w:val="22"/>
        </w:rPr>
        <w:t>Mwalimu National</w:t>
      </w:r>
      <w:r w:rsidRPr="006F376E">
        <w:rPr>
          <w:rFonts w:ascii="Times New Roman" w:hAnsi="Times New Roman"/>
          <w:sz w:val="22"/>
          <w:szCs w:val="22"/>
        </w:rPr>
        <w:t xml:space="preserve"> within the following time </w:t>
      </w:r>
      <w:commentRangeStart w:id="190"/>
      <w:r w:rsidRPr="006F376E">
        <w:rPr>
          <w:rFonts w:ascii="Times New Roman" w:hAnsi="Times New Roman"/>
          <w:sz w:val="22"/>
          <w:szCs w:val="22"/>
        </w:rPr>
        <w:t>frames</w:t>
      </w:r>
      <w:commentRangeEnd w:id="190"/>
      <w:r w:rsidR="00C7601C" w:rsidRPr="00B12D35">
        <w:rPr>
          <w:rStyle w:val="CommentReference"/>
          <w:rFonts w:ascii="Times New Roman" w:hAnsi="Times New Roman"/>
          <w:sz w:val="22"/>
          <w:szCs w:val="22"/>
        </w:rPr>
        <w:commentReference w:id="190"/>
      </w:r>
      <w:r w:rsidRPr="006F376E">
        <w:rPr>
          <w:rFonts w:ascii="Times New Roman" w:hAnsi="Times New Roman"/>
          <w:sz w:val="22"/>
          <w:szCs w:val="22"/>
        </w:rPr>
        <w:t xml:space="preserve">: </w:t>
      </w:r>
    </w:p>
    <w:p w14:paraId="7F27412A" w14:textId="77777777" w:rsidR="006F376E" w:rsidRPr="006F376E" w:rsidRDefault="007626F0">
      <w:pPr>
        <w:pStyle w:val="Heading2"/>
        <w:numPr>
          <w:ilvl w:val="3"/>
          <w:numId w:val="2"/>
        </w:numPr>
        <w:rPr>
          <w:rFonts w:ascii="Times New Roman" w:hAnsi="Times New Roman"/>
          <w:i/>
          <w:sz w:val="22"/>
          <w:szCs w:val="22"/>
        </w:rPr>
        <w:pPrChange w:id="191" w:author="Brenda  Amondi Kiberenge" w:date="2019-09-12T12:08:00Z">
          <w:pPr>
            <w:numPr>
              <w:numId w:val="24"/>
            </w:numPr>
            <w:ind w:left="1800" w:hanging="360"/>
          </w:pPr>
        </w:pPrChange>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pPr>
        <w:pStyle w:val="Heading2"/>
        <w:numPr>
          <w:ilvl w:val="3"/>
          <w:numId w:val="2"/>
        </w:numPr>
        <w:rPr>
          <w:rFonts w:ascii="Times New Roman" w:hAnsi="Times New Roman"/>
          <w:i/>
          <w:sz w:val="22"/>
          <w:szCs w:val="22"/>
        </w:rPr>
        <w:pPrChange w:id="192" w:author="Brenda  Amondi Kiberenge" w:date="2019-09-12T12:09:00Z">
          <w:pPr>
            <w:numPr>
              <w:numId w:val="24"/>
            </w:numPr>
            <w:ind w:left="1800" w:hanging="360"/>
          </w:pPr>
        </w:pPrChange>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Medium priority.</w:t>
      </w:r>
    </w:p>
    <w:p w14:paraId="139858C0" w14:textId="77777777" w:rsidR="007021B5" w:rsidRPr="007021B5" w:rsidRDefault="00E745BD">
      <w:pPr>
        <w:pStyle w:val="Heading2"/>
        <w:numPr>
          <w:ilvl w:val="3"/>
          <w:numId w:val="2"/>
        </w:numPr>
        <w:rPr>
          <w:rFonts w:ascii="Times New Roman" w:hAnsi="Times New Roman"/>
          <w:i/>
          <w:sz w:val="22"/>
          <w:szCs w:val="22"/>
        </w:rPr>
        <w:pPrChange w:id="193" w:author="Brenda  Amondi Kiberenge" w:date="2019-09-12T12:08:00Z">
          <w:pPr>
            <w:numPr>
              <w:ilvl w:val="1"/>
              <w:numId w:val="22"/>
            </w:numPr>
            <w:ind w:left="1440" w:hanging="360"/>
          </w:pPr>
        </w:pPrChange>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ins w:id="194" w:author="Brenda  Amondi Kiberenge" w:date="2019-09-12T12:08:00Z">
        <w:r w:rsidRPr="007021B5">
          <w:rPr>
            <w:rFonts w:ascii="Times New Roman" w:hAnsi="Times New Roman"/>
            <w:sz w:val="22"/>
            <w:szCs w:val="22"/>
          </w:rPr>
          <w:t xml:space="preserve"> </w:t>
        </w:r>
      </w:ins>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line with the above timescales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proofErr w:type="spellStart"/>
      <w:r w:rsidR="009642B0" w:rsidRPr="00B12D35">
        <w:rPr>
          <w:rFonts w:ascii="Times New Roman" w:hAnsi="Times New Roman"/>
          <w:b w:val="0"/>
          <w:sz w:val="22"/>
          <w:szCs w:val="22"/>
        </w:rPr>
        <w:t>TrimLine</w:t>
      </w:r>
      <w:proofErr w:type="spellEnd"/>
      <w:r w:rsidR="009642B0" w:rsidRPr="00B12D35">
        <w:rPr>
          <w:rFonts w:ascii="Times New Roman" w:hAnsi="Times New Roman"/>
          <w:b w:val="0"/>
          <w:sz w:val="22"/>
          <w:szCs w:val="22"/>
        </w:rPr>
        <w:t xml:space="preserv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223106">
        <w:trPr>
          <w:trHeight w:val="467"/>
          <w:jc w:val="center"/>
        </w:trPr>
        <w:tc>
          <w:tcPr>
            <w:tcW w:w="4720"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720"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7021B5">
        <w:trPr>
          <w:trHeight w:val="539"/>
          <w:jc w:val="center"/>
        </w:trPr>
        <w:tc>
          <w:tcPr>
            <w:tcW w:w="4720" w:type="dxa"/>
            <w:shd w:val="clear" w:color="auto" w:fill="auto"/>
          </w:tcPr>
          <w:p w14:paraId="3FE2575D" w14:textId="77777777" w:rsidR="00223106" w:rsidRPr="00B12D35" w:rsidRDefault="00223106" w:rsidP="00380A47">
            <w:pPr>
              <w:rPr>
                <w:rFonts w:ascii="Times New Roman" w:hAnsi="Times New Roman"/>
                <w:sz w:val="22"/>
                <w:szCs w:val="22"/>
              </w:rPr>
            </w:pPr>
          </w:p>
          <w:p w14:paraId="1C05A483" w14:textId="44837293" w:rsidR="00223106" w:rsidRPr="00B12D35" w:rsidRDefault="00223106" w:rsidP="00380A47">
            <w:pPr>
              <w:rPr>
                <w:rFonts w:ascii="Times New Roman" w:hAnsi="Times New Roman"/>
                <w:sz w:val="22"/>
                <w:szCs w:val="22"/>
              </w:rPr>
            </w:pPr>
            <w:r w:rsidRPr="00B12D35">
              <w:rPr>
                <w:rFonts w:ascii="Times New Roman" w:hAnsi="Times New Roman"/>
                <w:sz w:val="22"/>
                <w:szCs w:val="22"/>
              </w:rPr>
              <w:t>Support Fees Per Year</w:t>
            </w:r>
          </w:p>
        </w:tc>
        <w:tc>
          <w:tcPr>
            <w:tcW w:w="4720" w:type="dxa"/>
            <w:shd w:val="clear" w:color="auto" w:fill="auto"/>
          </w:tcPr>
          <w:p w14:paraId="1F84F56E" w14:textId="77777777" w:rsidR="00223106" w:rsidRPr="00B12D35" w:rsidRDefault="00223106" w:rsidP="00087E3C">
            <w:pPr>
              <w:jc w:val="right"/>
              <w:rPr>
                <w:rFonts w:ascii="Times New Roman" w:hAnsi="Times New Roman"/>
                <w:sz w:val="22"/>
                <w:szCs w:val="22"/>
              </w:rPr>
            </w:pPr>
          </w:p>
          <w:p w14:paraId="4AC84D82" w14:textId="6E7752BB"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EF5198" w:rsidRPr="00B12D35">
              <w:rPr>
                <w:rFonts w:ascii="Times New Roman" w:hAnsi="Times New Roman"/>
                <w:sz w:val="22"/>
                <w:szCs w:val="22"/>
              </w:rPr>
              <w:t>850,000</w:t>
            </w:r>
            <w:r w:rsidRPr="00B12D35">
              <w:rPr>
                <w:rFonts w:ascii="Times New Roman" w:hAnsi="Times New Roman"/>
                <w:sz w:val="22"/>
                <w:szCs w:val="22"/>
              </w:rPr>
              <w:t>.00</w:t>
            </w:r>
          </w:p>
        </w:tc>
      </w:tr>
      <w:tr w:rsidR="00380A47" w:rsidRPr="00B12D35" w14:paraId="7E734861" w14:textId="77777777" w:rsidTr="00223106">
        <w:trPr>
          <w:jc w:val="center"/>
        </w:trPr>
        <w:tc>
          <w:tcPr>
            <w:tcW w:w="4720" w:type="dxa"/>
            <w:shd w:val="clear" w:color="auto" w:fill="auto"/>
          </w:tcPr>
          <w:p w14:paraId="4F0DC263" w14:textId="77777777" w:rsidR="00223106" w:rsidRPr="00B12D35" w:rsidRDefault="00223106" w:rsidP="00380A47">
            <w:pPr>
              <w:rPr>
                <w:rFonts w:ascii="Times New Roman" w:hAnsi="Times New Roman"/>
                <w:sz w:val="22"/>
                <w:szCs w:val="22"/>
              </w:rPr>
            </w:pPr>
          </w:p>
          <w:p w14:paraId="5DE73C76"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16% VAT  </w:t>
            </w:r>
          </w:p>
        </w:tc>
        <w:tc>
          <w:tcPr>
            <w:tcW w:w="4720" w:type="dxa"/>
            <w:shd w:val="clear" w:color="auto" w:fill="auto"/>
          </w:tcPr>
          <w:p w14:paraId="0B0760C6" w14:textId="77777777" w:rsidR="00223106" w:rsidRPr="00B12D35" w:rsidRDefault="00223106" w:rsidP="00087E3C">
            <w:pPr>
              <w:jc w:val="right"/>
              <w:rPr>
                <w:rFonts w:ascii="Times New Roman" w:hAnsi="Times New Roman"/>
                <w:sz w:val="22"/>
                <w:szCs w:val="22"/>
              </w:rPr>
            </w:pPr>
          </w:p>
          <w:p w14:paraId="3518409B" w14:textId="1067486E"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EF5198" w:rsidRPr="00B12D35">
              <w:rPr>
                <w:rFonts w:ascii="Times New Roman" w:hAnsi="Times New Roman"/>
                <w:color w:val="000000"/>
                <w:sz w:val="22"/>
                <w:szCs w:val="22"/>
              </w:rPr>
              <w:t>136,000</w:t>
            </w:r>
            <w:r w:rsidR="00EF5198" w:rsidRPr="00B12D35">
              <w:rPr>
                <w:rFonts w:ascii="Times New Roman" w:hAnsi="Times New Roman"/>
                <w:sz w:val="22"/>
                <w:szCs w:val="22"/>
              </w:rPr>
              <w:t>.</w:t>
            </w:r>
            <w:r w:rsidRPr="00B12D35">
              <w:rPr>
                <w:rFonts w:ascii="Times New Roman" w:hAnsi="Times New Roman"/>
                <w:sz w:val="22"/>
                <w:szCs w:val="22"/>
              </w:rPr>
              <w:t>00</w:t>
            </w:r>
          </w:p>
        </w:tc>
      </w:tr>
      <w:tr w:rsidR="00380A47" w:rsidRPr="00B12D35" w14:paraId="14560C14" w14:textId="77777777" w:rsidTr="00223106">
        <w:trPr>
          <w:trHeight w:val="215"/>
          <w:jc w:val="center"/>
        </w:trPr>
        <w:tc>
          <w:tcPr>
            <w:tcW w:w="4720" w:type="dxa"/>
            <w:shd w:val="clear" w:color="auto" w:fill="auto"/>
          </w:tcPr>
          <w:p w14:paraId="27ACBBC8" w14:textId="77777777" w:rsidR="00223106" w:rsidRPr="00B12D35" w:rsidRDefault="00223106" w:rsidP="00380A47">
            <w:pPr>
              <w:rPr>
                <w:rFonts w:ascii="Times New Roman" w:hAnsi="Times New Roman"/>
                <w:sz w:val="22"/>
                <w:szCs w:val="22"/>
              </w:rPr>
            </w:pPr>
          </w:p>
          <w:p w14:paraId="28ACBBF4"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Total Support Cost Per year  </w:t>
            </w:r>
          </w:p>
        </w:tc>
        <w:tc>
          <w:tcPr>
            <w:tcW w:w="4720" w:type="dxa"/>
            <w:shd w:val="clear" w:color="auto" w:fill="auto"/>
          </w:tcPr>
          <w:p w14:paraId="05B34062" w14:textId="77777777" w:rsidR="00223106" w:rsidRPr="00B12D35" w:rsidRDefault="00223106" w:rsidP="00087E3C">
            <w:pPr>
              <w:jc w:val="right"/>
              <w:rPr>
                <w:rFonts w:ascii="Times New Roman" w:hAnsi="Times New Roman"/>
                <w:sz w:val="22"/>
                <w:szCs w:val="22"/>
              </w:rPr>
            </w:pPr>
          </w:p>
          <w:p w14:paraId="48B9A0AE" w14:textId="655253D7"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EF5198" w:rsidRPr="00B12D35">
              <w:rPr>
                <w:rFonts w:ascii="Times New Roman" w:hAnsi="Times New Roman"/>
                <w:sz w:val="22"/>
                <w:szCs w:val="22"/>
              </w:rPr>
              <w:t>986,000</w:t>
            </w:r>
            <w:r w:rsidR="00380A47" w:rsidRPr="00B12D35">
              <w:rPr>
                <w:rFonts w:ascii="Times New Roman" w:hAnsi="Times New Roman"/>
                <w:sz w:val="22"/>
                <w:szCs w:val="22"/>
              </w:rPr>
              <w:t>.00</w:t>
            </w: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95"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718"/>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77777777" w:rsidR="00380A47" w:rsidRPr="00B12D35" w:rsidRDefault="00380A47" w:rsidP="00B35690">
            <w:pPr>
              <w:rPr>
                <w:rFonts w:ascii="Times New Roman" w:hAnsi="Times New Roman"/>
                <w:sz w:val="22"/>
                <w:szCs w:val="22"/>
              </w:rPr>
            </w:pPr>
            <w:r w:rsidRPr="00B12D35">
              <w:rPr>
                <w:rFonts w:ascii="Times New Roman" w:hAnsi="Times New Roman"/>
                <w:sz w:val="22"/>
                <w:szCs w:val="22"/>
                <w:lang w:val="en-GB" w:eastAsia="en-GB"/>
              </w:rPr>
              <w:t>50% every half yearly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77777777"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Items/Activities  not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96" w:name="_Toc353806114"/>
      <w:r w:rsidRPr="007021B5">
        <w:rPr>
          <w:rFonts w:ascii="Times New Roman" w:hAnsi="Times New Roman"/>
          <w:sz w:val="22"/>
          <w:szCs w:val="22"/>
        </w:rPr>
        <w:t>DISPUTE RESOLUTION</w:t>
      </w:r>
      <w:bookmarkEnd w:id="196"/>
    </w:p>
    <w:p w14:paraId="7983619F" w14:textId="77777777" w:rsidR="00C7601C" w:rsidRPr="00B12D35" w:rsidRDefault="00C7601C" w:rsidP="00C7601C">
      <w:pPr>
        <w:pStyle w:val="NoSpacing"/>
        <w:ind w:firstLine="425"/>
        <w:jc w:val="both"/>
        <w:rPr>
          <w:rFonts w:ascii="Times New Roman" w:eastAsia="Times New Roman" w:hAnsi="Times New Roman"/>
          <w:b/>
        </w:rPr>
      </w:pPr>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t xml:space="preserve">Any dispute arising out of or in connection with this Agreement shall be referred to arbitration by a single arbitrator to be appointed by agreement between the parties or in default of such agreement within 14 days of the notification of a dispute, upon the application of either party, by the Chairman for the time </w:t>
      </w:r>
      <w:r w:rsidRPr="00B12D35">
        <w:rPr>
          <w:rFonts w:eastAsia="Calibri"/>
          <w:sz w:val="22"/>
          <w:szCs w:val="22"/>
          <w:lang w:val="en-US"/>
        </w:rPr>
        <w:lastRenderedPageBreak/>
        <w:t>being of the Kenya Branch of the Chartered Institute of Arbitrators of the United Kingdom.</w:t>
      </w:r>
      <w:r w:rsidRPr="00B12D35">
        <w:rPr>
          <w:sz w:val="22"/>
          <w:szCs w:val="22"/>
        </w:rPr>
        <w:t>Such 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97" w:name="_Ref22352668"/>
      <w:bookmarkStart w:id="198"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effect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199" w:name="_Ref22352683"/>
      <w:bookmarkEnd w:id="197"/>
      <w:bookmarkEnd w:id="198"/>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lastRenderedPageBreak/>
        <w:t>Termination in accordance with the Agreement shall not prejudice or affect any right or action or remedy which has accrued or shall thereafter accrue to either Party.</w:t>
      </w:r>
      <w:bookmarkEnd w:id="199"/>
    </w:p>
    <w:p w14:paraId="5E63F542" w14:textId="67715706"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r>
        <w:rPr>
          <w:rFonts w:ascii="Times New Roman" w:hAnsi="Times New Roman"/>
          <w:sz w:val="22"/>
          <w:szCs w:val="22"/>
        </w:rPr>
        <w:t>Trimline</w:t>
      </w:r>
      <w:r w:rsidR="00C7601C" w:rsidRPr="00B12D35">
        <w:rPr>
          <w:rFonts w:ascii="Times New Roman" w:hAnsi="Times New Roman"/>
          <w:sz w:val="22"/>
          <w:szCs w:val="22"/>
        </w:rPr>
        <w:t xml:space="preserve"> unless specifically </w:t>
      </w:r>
      <w:proofErr w:type="spellStart"/>
      <w:r w:rsidR="00C7601C" w:rsidRPr="00B12D35">
        <w:rPr>
          <w:rFonts w:ascii="Times New Roman" w:hAnsi="Times New Roman"/>
          <w:sz w:val="22"/>
          <w:szCs w:val="22"/>
        </w:rPr>
        <w:t>authorised</w:t>
      </w:r>
      <w:proofErr w:type="spellEnd"/>
      <w:r w:rsidR="00C7601C" w:rsidRPr="00B12D35">
        <w:rPr>
          <w:rFonts w:ascii="Times New Roman" w:hAnsi="Times New Roman"/>
          <w:sz w:val="22"/>
          <w:szCs w:val="22"/>
        </w:rPr>
        <w:t xml:space="preserve">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675791F8" w14:textId="77777777" w:rsidR="00C7601C" w:rsidRPr="00B12D35" w:rsidRDefault="00C7601C" w:rsidP="00087E3C">
      <w:pPr>
        <w:jc w:val="both"/>
        <w:rPr>
          <w:rFonts w:ascii="Times New Roman" w:hAnsi="Times New Roman"/>
          <w:b/>
          <w:sz w:val="22"/>
          <w:szCs w:val="22"/>
          <w:lang w:val="en-GB" w:eastAsia="en-US"/>
        </w:rPr>
      </w:pPr>
    </w:p>
    <w:p w14:paraId="4346F823" w14:textId="15F4B1D9"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t xml:space="preserve">IN WITNESS WHEREOF, </w:t>
      </w:r>
      <w:r w:rsidRPr="00B12D35">
        <w:rPr>
          <w:rFonts w:ascii="Times New Roman" w:hAnsi="Times New Roman"/>
          <w:sz w:val="22"/>
          <w:szCs w:val="22"/>
          <w:lang w:val="en-GB" w:eastAsia="en-US"/>
        </w:rPr>
        <w:t>the Parties have executed this Agreement on the effective date hereinabove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and Sealed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TrimLine</w:t>
      </w:r>
      <w:proofErr w:type="spellEnd"/>
      <w:r w:rsidRPr="00B12D35">
        <w:rPr>
          <w:rFonts w:ascii="Times New Roman" w:hAnsi="Times New Roman"/>
          <w:b/>
          <w:sz w:val="22"/>
          <w:szCs w:val="22"/>
          <w:lang w:val="en-GB" w:eastAsia="en-US"/>
        </w:rPr>
        <w:t xml:space="preserv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834AFC3" w14:textId="6ADF35B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lastRenderedPageBreak/>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8477858" w14:textId="5B07A30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413DD53" w14:textId="101BF36A"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91E9983" w14:textId="4F0769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t xml:space="preserve">Mwalimu National Savings </w:t>
      </w:r>
      <w:proofErr w:type="gramStart"/>
      <w:r w:rsidRPr="00B12D35">
        <w:rPr>
          <w:rFonts w:ascii="Times New Roman" w:hAnsi="Times New Roman"/>
          <w:b/>
          <w:sz w:val="22"/>
          <w:szCs w:val="22"/>
          <w:lang w:val="en-GB" w:eastAsia="en-US"/>
        </w:rPr>
        <w:t>And</w:t>
      </w:r>
      <w:proofErr w:type="gramEnd"/>
      <w:r w:rsidRPr="00B12D35">
        <w:rPr>
          <w:rFonts w:ascii="Times New Roman" w:hAnsi="Times New Roman"/>
          <w:b/>
          <w:sz w:val="22"/>
          <w:szCs w:val="22"/>
          <w:lang w:val="en-GB" w:eastAsia="en-US"/>
        </w:rPr>
        <w:t xml:space="preserve"> Credit Cooperative</w:t>
      </w:r>
      <w:r w:rsidRPr="00B12D35">
        <w:rPr>
          <w:rFonts w:ascii="Times New Roman" w:hAnsi="Times New Roman"/>
          <w:sz w:val="22"/>
          <w:szCs w:val="22"/>
          <w:lang w:val="en-GB" w:eastAsia="en-US"/>
        </w:rPr>
        <w:t>)</w:t>
      </w:r>
    </w:p>
    <w:p w14:paraId="7070208B"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t xml:space="preserve">Society Limited </w:t>
      </w:r>
      <w:r w:rsidRPr="00B12D35">
        <w:rPr>
          <w:rFonts w:ascii="Times New Roman" w:hAnsi="Times New Roman"/>
          <w:sz w:val="22"/>
          <w:szCs w:val="22"/>
          <w:lang w:val="en-GB" w:eastAsia="en-US"/>
        </w:rPr>
        <w:t>by</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6B3C8CA7" w14:textId="1B55E5D4"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CECCB92" w14:textId="6A576DB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734A5EE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Chief Executive Officer</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27ACF9"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495EB1F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National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6C606472"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roofErr w:type="gramStart"/>
      <w:r w:rsidRPr="00B12D35">
        <w:rPr>
          <w:rFonts w:ascii="Times New Roman" w:hAnsi="Times New Roman"/>
          <w:sz w:val="22"/>
          <w:szCs w:val="22"/>
          <w:lang w:val="en-GB" w:eastAsia="en-US"/>
        </w:rPr>
        <w:t xml:space="preserve">  )</w:t>
      </w:r>
      <w:proofErr w:type="gramEnd"/>
    </w:p>
    <w:p w14:paraId="18797BE4" w14:textId="48FA61F9"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National Secretary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488D715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367116B7" w14:textId="7541CEF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National Treasurer</w:t>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B813B7B" w14:textId="77777777" w:rsidR="00156F31" w:rsidRPr="00B12D35" w:rsidRDefault="00156F31" w:rsidP="00087E3C">
      <w:pPr>
        <w:jc w:val="both"/>
        <w:rPr>
          <w:rFonts w:ascii="Times New Roman" w:hAnsi="Times New Roman"/>
          <w:sz w:val="22"/>
          <w:szCs w:val="22"/>
        </w:rPr>
      </w:pP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Brenda  Amondi Kiberenge" w:date="2019-09-12T11:55:00Z" w:initials="BAK">
    <w:p w14:paraId="0FF00301" w14:textId="2FD7E1C3" w:rsidR="001307DF" w:rsidRDefault="001307DF">
      <w:pPr>
        <w:pStyle w:val="CommentText"/>
      </w:pPr>
      <w:r>
        <w:rPr>
          <w:rStyle w:val="CommentReference"/>
        </w:rPr>
        <w:annotationRef/>
      </w:r>
      <w:r>
        <w:t>Indicate the address and company registration number</w:t>
      </w:r>
    </w:p>
  </w:comment>
  <w:comment w:id="146" w:author="Brenda  Amondi Kiberenge" w:date="2019-09-12T12:06:00Z" w:initials="BAK">
    <w:p w14:paraId="54EE29B7" w14:textId="479E62E7" w:rsidR="00C7601C" w:rsidRDefault="00C7601C">
      <w:pPr>
        <w:pStyle w:val="CommentText"/>
      </w:pPr>
      <w:r>
        <w:rPr>
          <w:rStyle w:val="CommentReference"/>
        </w:rPr>
        <w:annotationRef/>
      </w:r>
      <w:r>
        <w:t xml:space="preserve">Considering the services are accessible is 24 hours, why </w:t>
      </w:r>
      <w:proofErr w:type="spellStart"/>
      <w:proofErr w:type="gramStart"/>
      <w:r>
        <w:t>cant</w:t>
      </w:r>
      <w:proofErr w:type="spellEnd"/>
      <w:proofErr w:type="gramEnd"/>
      <w:r>
        <w:t xml:space="preserve"> this also be 24hours?</w:t>
      </w:r>
    </w:p>
  </w:comment>
  <w:comment w:id="148" w:author="Brenda  Amondi Kiberenge" w:date="2019-09-12T12:07:00Z" w:initials="BAK">
    <w:p w14:paraId="71920D9A" w14:textId="523D0F00" w:rsidR="00C7601C" w:rsidRDefault="00C7601C">
      <w:pPr>
        <w:pStyle w:val="CommentText"/>
      </w:pPr>
      <w:r>
        <w:rPr>
          <w:rStyle w:val="CommentReference"/>
        </w:rPr>
        <w:annotationRef/>
      </w:r>
      <w:r>
        <w:t>The same comment above applies</w:t>
      </w:r>
    </w:p>
  </w:comment>
  <w:comment w:id="190" w:author="Brenda  Amondi Kiberenge" w:date="2019-09-12T12:10:00Z" w:initials="BAK">
    <w:p w14:paraId="09DC75A4" w14:textId="70E0BCD8" w:rsidR="00C7601C" w:rsidRDefault="00C7601C">
      <w:pPr>
        <w:pStyle w:val="CommentText"/>
      </w:pPr>
      <w:r>
        <w:rPr>
          <w:rStyle w:val="CommentReference"/>
        </w:rPr>
        <w:annotationRef/>
      </w:r>
      <w:r>
        <w:t>A guiding definition of high medium and low needs to be provided and the person who is supposed to assess which category it falls within. SAMMY PLEASE ASSIST IN PROVIDING THE GUIDE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F00301" w15:done="0"/>
  <w15:commentEx w15:paraId="54EE29B7" w15:done="0"/>
  <w15:commentEx w15:paraId="71920D9A" w15:done="0"/>
  <w15:commentEx w15:paraId="09DC75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F00301" w16cid:durableId="2124B0CC"/>
  <w16cid:commentId w16cid:paraId="54EE29B7" w16cid:durableId="2124B349"/>
  <w16cid:commentId w16cid:paraId="71920D9A" w16cid:durableId="2124B38B"/>
  <w16cid:commentId w16cid:paraId="09DC75A4" w16cid:durableId="2124B4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35DF7" w14:textId="77777777" w:rsidR="00C80661" w:rsidRDefault="00C80661">
      <w:r>
        <w:separator/>
      </w:r>
    </w:p>
  </w:endnote>
  <w:endnote w:type="continuationSeparator" w:id="0">
    <w:p w14:paraId="21527DF5" w14:textId="77777777" w:rsidR="00C80661" w:rsidRDefault="00C80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45D1" w14:textId="09396F51"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A2BAC">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A2BAC">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proofErr w:type="spellStart"/>
    <w:r>
      <w:rPr>
        <w:rFonts w:cs="Calibri"/>
        <w:b/>
        <w:szCs w:val="24"/>
        <w:lang w:eastAsia="en-US"/>
      </w:rPr>
      <w:t>TrimLine</w:t>
    </w:r>
    <w:proofErr w:type="spellEnd"/>
    <w:r>
      <w:rPr>
        <w:rFonts w:cs="Calibri"/>
        <w:b/>
        <w:szCs w:val="24"/>
        <w:lang w:eastAsia="en-US"/>
      </w:rPr>
      <w:t xml:space="preserve"> Systems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2F704" w14:textId="77777777" w:rsidR="00C80661" w:rsidRDefault="00C80661">
      <w:r>
        <w:separator/>
      </w:r>
    </w:p>
  </w:footnote>
  <w:footnote w:type="continuationSeparator" w:id="0">
    <w:p w14:paraId="322D4475" w14:textId="77777777" w:rsidR="00C80661" w:rsidRDefault="00C80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0D8E9" w14:textId="5F6DB7A6" w:rsidR="00E672A3" w:rsidRDefault="00E672A3">
    <w:pPr>
      <w:pStyle w:val="Header"/>
    </w:pPr>
    <w:r>
      <w:rPr>
        <w:rStyle w:val="normaltextrun"/>
        <w:color w:val="000000"/>
        <w:sz w:val="16"/>
        <w:szCs w:val="16"/>
        <w:shd w:val="clear" w:color="auto" w:fill="FFFFFF"/>
        <w:vertAlign w:val="subscript"/>
      </w:rPr>
      <w:t>MNS/CONT/2019/5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2pt;height:11.25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3"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7"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5968665">
    <w:abstractNumId w:val="12"/>
  </w:num>
  <w:num w:numId="2" w16cid:durableId="1841919239">
    <w:abstractNumId w:val="29"/>
  </w:num>
  <w:num w:numId="3" w16cid:durableId="1561013937">
    <w:abstractNumId w:val="26"/>
  </w:num>
  <w:num w:numId="4" w16cid:durableId="1178039637">
    <w:abstractNumId w:val="5"/>
  </w:num>
  <w:num w:numId="5" w16cid:durableId="38482665">
    <w:abstractNumId w:val="11"/>
  </w:num>
  <w:num w:numId="6" w16cid:durableId="1745954859">
    <w:abstractNumId w:val="8"/>
  </w:num>
  <w:num w:numId="7" w16cid:durableId="374277462">
    <w:abstractNumId w:val="27"/>
  </w:num>
  <w:num w:numId="8" w16cid:durableId="80029588">
    <w:abstractNumId w:val="28"/>
  </w:num>
  <w:num w:numId="9" w16cid:durableId="982082628">
    <w:abstractNumId w:val="10"/>
  </w:num>
  <w:num w:numId="10" w16cid:durableId="1165051080">
    <w:abstractNumId w:val="19"/>
  </w:num>
  <w:num w:numId="11" w16cid:durableId="1838110995">
    <w:abstractNumId w:val="25"/>
  </w:num>
  <w:num w:numId="12" w16cid:durableId="1034572716">
    <w:abstractNumId w:val="20"/>
  </w:num>
  <w:num w:numId="13" w16cid:durableId="1574388730">
    <w:abstractNumId w:val="35"/>
  </w:num>
  <w:num w:numId="14" w16cid:durableId="186214559">
    <w:abstractNumId w:val="24"/>
  </w:num>
  <w:num w:numId="15" w16cid:durableId="1958949562">
    <w:abstractNumId w:val="36"/>
  </w:num>
  <w:num w:numId="16" w16cid:durableId="1275139810">
    <w:abstractNumId w:val="37"/>
  </w:num>
  <w:num w:numId="17" w16cid:durableId="1268468870">
    <w:abstractNumId w:val="33"/>
  </w:num>
  <w:num w:numId="18" w16cid:durableId="994995170">
    <w:abstractNumId w:val="3"/>
  </w:num>
  <w:num w:numId="19" w16cid:durableId="2136756226">
    <w:abstractNumId w:val="2"/>
  </w:num>
  <w:num w:numId="20" w16cid:durableId="1896117360">
    <w:abstractNumId w:val="1"/>
  </w:num>
  <w:num w:numId="21" w16cid:durableId="511577812">
    <w:abstractNumId w:val="31"/>
  </w:num>
  <w:num w:numId="22" w16cid:durableId="123083246">
    <w:abstractNumId w:val="34"/>
  </w:num>
  <w:num w:numId="23" w16cid:durableId="2081250018">
    <w:abstractNumId w:val="18"/>
  </w:num>
  <w:num w:numId="24" w16cid:durableId="437599574">
    <w:abstractNumId w:val="23"/>
  </w:num>
  <w:num w:numId="25" w16cid:durableId="441386335">
    <w:abstractNumId w:val="21"/>
  </w:num>
  <w:num w:numId="26" w16cid:durableId="1214343469">
    <w:abstractNumId w:val="15"/>
  </w:num>
  <w:num w:numId="27" w16cid:durableId="1869220267">
    <w:abstractNumId w:val="14"/>
  </w:num>
  <w:num w:numId="28" w16cid:durableId="1696346534">
    <w:abstractNumId w:val="9"/>
  </w:num>
  <w:num w:numId="29" w16cid:durableId="555434451">
    <w:abstractNumId w:val="6"/>
  </w:num>
  <w:num w:numId="30" w16cid:durableId="216400094">
    <w:abstractNumId w:val="13"/>
  </w:num>
  <w:num w:numId="31" w16cid:durableId="1236625594">
    <w:abstractNumId w:val="0"/>
  </w:num>
  <w:num w:numId="32" w16cid:durableId="1907644545">
    <w:abstractNumId w:val="17"/>
  </w:num>
  <w:num w:numId="33" w16cid:durableId="960695664">
    <w:abstractNumId w:val="32"/>
  </w:num>
  <w:num w:numId="34" w16cid:durableId="1261136764">
    <w:abstractNumId w:val="7"/>
  </w:num>
  <w:num w:numId="35" w16cid:durableId="1956714924">
    <w:abstractNumId w:val="4"/>
  </w:num>
  <w:num w:numId="36" w16cid:durableId="561521738">
    <w:abstractNumId w:val="22"/>
  </w:num>
  <w:num w:numId="37" w16cid:durableId="345249211">
    <w:abstractNumId w:val="16"/>
  </w:num>
  <w:num w:numId="38" w16cid:durableId="838808883">
    <w:abstractNumId w:val="30"/>
  </w:num>
  <w:num w:numId="39" w16cid:durableId="2136436367">
    <w:abstractNumId w:val="29"/>
  </w:num>
  <w:num w:numId="40" w16cid:durableId="38096457">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enda  Amondi Kiberenge">
    <w15:presenceInfo w15:providerId="AD" w15:userId="S::bkiberenge@mwalimunational.coop::e2bf48a2-0589-4002-957a-7608ed2f0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21"/>
    <w:rsid w:val="0000381C"/>
    <w:rsid w:val="000216CF"/>
    <w:rsid w:val="000374F6"/>
    <w:rsid w:val="00037CC7"/>
    <w:rsid w:val="00047590"/>
    <w:rsid w:val="00050302"/>
    <w:rsid w:val="000703CC"/>
    <w:rsid w:val="00071B31"/>
    <w:rsid w:val="0008024B"/>
    <w:rsid w:val="00087E3C"/>
    <w:rsid w:val="000A2BAC"/>
    <w:rsid w:val="000A3ABB"/>
    <w:rsid w:val="000C0142"/>
    <w:rsid w:val="000C1DD8"/>
    <w:rsid w:val="000C5787"/>
    <w:rsid w:val="000D3163"/>
    <w:rsid w:val="000D4263"/>
    <w:rsid w:val="000E7133"/>
    <w:rsid w:val="00103253"/>
    <w:rsid w:val="001307DF"/>
    <w:rsid w:val="00135E2F"/>
    <w:rsid w:val="00141C86"/>
    <w:rsid w:val="00141DD5"/>
    <w:rsid w:val="00154C64"/>
    <w:rsid w:val="00156F31"/>
    <w:rsid w:val="001907D0"/>
    <w:rsid w:val="00191CE7"/>
    <w:rsid w:val="00192F47"/>
    <w:rsid w:val="001A0BE6"/>
    <w:rsid w:val="001A24F7"/>
    <w:rsid w:val="001A2900"/>
    <w:rsid w:val="001B5E63"/>
    <w:rsid w:val="001C4F07"/>
    <w:rsid w:val="001E04B1"/>
    <w:rsid w:val="001E76CE"/>
    <w:rsid w:val="001F5343"/>
    <w:rsid w:val="00200229"/>
    <w:rsid w:val="00223106"/>
    <w:rsid w:val="002332E0"/>
    <w:rsid w:val="0028430F"/>
    <w:rsid w:val="002A54FE"/>
    <w:rsid w:val="002D077A"/>
    <w:rsid w:val="002D66AB"/>
    <w:rsid w:val="002E2ACD"/>
    <w:rsid w:val="002F10D2"/>
    <w:rsid w:val="002F1635"/>
    <w:rsid w:val="00311E9B"/>
    <w:rsid w:val="00316E81"/>
    <w:rsid w:val="003570CF"/>
    <w:rsid w:val="0036394B"/>
    <w:rsid w:val="00380A47"/>
    <w:rsid w:val="0038153D"/>
    <w:rsid w:val="003868BE"/>
    <w:rsid w:val="00396227"/>
    <w:rsid w:val="003B30DD"/>
    <w:rsid w:val="003B46F3"/>
    <w:rsid w:val="003C5924"/>
    <w:rsid w:val="003D0637"/>
    <w:rsid w:val="003D16A1"/>
    <w:rsid w:val="00417563"/>
    <w:rsid w:val="00424CA1"/>
    <w:rsid w:val="00490B45"/>
    <w:rsid w:val="00492693"/>
    <w:rsid w:val="004B141B"/>
    <w:rsid w:val="004B60C6"/>
    <w:rsid w:val="004F5585"/>
    <w:rsid w:val="0050014E"/>
    <w:rsid w:val="00502AFE"/>
    <w:rsid w:val="005268C2"/>
    <w:rsid w:val="0053134B"/>
    <w:rsid w:val="00557EA4"/>
    <w:rsid w:val="00564457"/>
    <w:rsid w:val="0059004E"/>
    <w:rsid w:val="0059220D"/>
    <w:rsid w:val="005A1521"/>
    <w:rsid w:val="005B1839"/>
    <w:rsid w:val="005D6313"/>
    <w:rsid w:val="005F0D1B"/>
    <w:rsid w:val="005F52EC"/>
    <w:rsid w:val="00602016"/>
    <w:rsid w:val="0067632A"/>
    <w:rsid w:val="00677E6D"/>
    <w:rsid w:val="00683964"/>
    <w:rsid w:val="006B301B"/>
    <w:rsid w:val="006B3853"/>
    <w:rsid w:val="006D3CD1"/>
    <w:rsid w:val="006E6AB4"/>
    <w:rsid w:val="006F376E"/>
    <w:rsid w:val="006F3D57"/>
    <w:rsid w:val="006F5120"/>
    <w:rsid w:val="006F5F57"/>
    <w:rsid w:val="007021B5"/>
    <w:rsid w:val="00715FC5"/>
    <w:rsid w:val="00723485"/>
    <w:rsid w:val="00753C97"/>
    <w:rsid w:val="007626F0"/>
    <w:rsid w:val="007664AF"/>
    <w:rsid w:val="00787A92"/>
    <w:rsid w:val="00791445"/>
    <w:rsid w:val="007A442E"/>
    <w:rsid w:val="007B73A5"/>
    <w:rsid w:val="007E29D8"/>
    <w:rsid w:val="00805F97"/>
    <w:rsid w:val="00825FE9"/>
    <w:rsid w:val="008312CC"/>
    <w:rsid w:val="008542C3"/>
    <w:rsid w:val="00873A00"/>
    <w:rsid w:val="00896262"/>
    <w:rsid w:val="008A066E"/>
    <w:rsid w:val="008A200E"/>
    <w:rsid w:val="008B3CA8"/>
    <w:rsid w:val="008B4742"/>
    <w:rsid w:val="008D493F"/>
    <w:rsid w:val="008E4E17"/>
    <w:rsid w:val="008E6E2C"/>
    <w:rsid w:val="00906314"/>
    <w:rsid w:val="0091157D"/>
    <w:rsid w:val="00922347"/>
    <w:rsid w:val="00932175"/>
    <w:rsid w:val="009559A3"/>
    <w:rsid w:val="009642B0"/>
    <w:rsid w:val="00967853"/>
    <w:rsid w:val="009736C0"/>
    <w:rsid w:val="00976930"/>
    <w:rsid w:val="00986F2C"/>
    <w:rsid w:val="009A28EE"/>
    <w:rsid w:val="009A416F"/>
    <w:rsid w:val="009B4F22"/>
    <w:rsid w:val="009B6AC5"/>
    <w:rsid w:val="009F5D9E"/>
    <w:rsid w:val="00A0176D"/>
    <w:rsid w:val="00A25E1C"/>
    <w:rsid w:val="00A43ED8"/>
    <w:rsid w:val="00A7744C"/>
    <w:rsid w:val="00A90B91"/>
    <w:rsid w:val="00AD4E02"/>
    <w:rsid w:val="00B049B7"/>
    <w:rsid w:val="00B12D35"/>
    <w:rsid w:val="00B12FAA"/>
    <w:rsid w:val="00B31317"/>
    <w:rsid w:val="00B35690"/>
    <w:rsid w:val="00B60785"/>
    <w:rsid w:val="00B83B8A"/>
    <w:rsid w:val="00BA4FDB"/>
    <w:rsid w:val="00BC654A"/>
    <w:rsid w:val="00BD7852"/>
    <w:rsid w:val="00BE6B8F"/>
    <w:rsid w:val="00BE7FB6"/>
    <w:rsid w:val="00BF474C"/>
    <w:rsid w:val="00C04E25"/>
    <w:rsid w:val="00C1141B"/>
    <w:rsid w:val="00C24278"/>
    <w:rsid w:val="00C52AA1"/>
    <w:rsid w:val="00C6554E"/>
    <w:rsid w:val="00C7601C"/>
    <w:rsid w:val="00C80661"/>
    <w:rsid w:val="00CC2D9A"/>
    <w:rsid w:val="00CD7FB1"/>
    <w:rsid w:val="00CE50CD"/>
    <w:rsid w:val="00CE6389"/>
    <w:rsid w:val="00CE6545"/>
    <w:rsid w:val="00D020E3"/>
    <w:rsid w:val="00D10544"/>
    <w:rsid w:val="00D13C60"/>
    <w:rsid w:val="00D26DDA"/>
    <w:rsid w:val="00D44308"/>
    <w:rsid w:val="00D67B90"/>
    <w:rsid w:val="00D84DE5"/>
    <w:rsid w:val="00D94519"/>
    <w:rsid w:val="00DC30AD"/>
    <w:rsid w:val="00E1293E"/>
    <w:rsid w:val="00E206A1"/>
    <w:rsid w:val="00E30596"/>
    <w:rsid w:val="00E6079A"/>
    <w:rsid w:val="00E6268B"/>
    <w:rsid w:val="00E6384F"/>
    <w:rsid w:val="00E672A3"/>
    <w:rsid w:val="00E745BD"/>
    <w:rsid w:val="00E906AB"/>
    <w:rsid w:val="00EA30F5"/>
    <w:rsid w:val="00EA4B00"/>
    <w:rsid w:val="00EB7284"/>
    <w:rsid w:val="00EC1D34"/>
    <w:rsid w:val="00EF2CBB"/>
    <w:rsid w:val="00EF5198"/>
    <w:rsid w:val="00F129DF"/>
    <w:rsid w:val="00F13CAE"/>
    <w:rsid w:val="00F23E41"/>
    <w:rsid w:val="00F2785B"/>
    <w:rsid w:val="00F31018"/>
    <w:rsid w:val="00F44B28"/>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B6C4E"/>
  <w15:chartTrackingRefBased/>
  <w15:docId w15:val="{C9AB76F7-D9C9-4979-A404-8610A3DD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 w:type="paragraph" w:customStyle="1" w:styleId="FrameContents">
    <w:name w:val="Frame Contents"/>
    <w:basedOn w:val="Normal"/>
    <w:qFormat/>
    <w:rsid w:val="00F23E41"/>
    <w:pPr>
      <w:suppressAutoHyphens/>
      <w:spacing w:after="160" w:line="254" w:lineRule="auto"/>
      <w:ind w:left="2219" w:hanging="10"/>
    </w:pPr>
    <w:rPr>
      <w:rFonts w:ascii="Garamond" w:eastAsia="Garamond" w:hAnsi="Garamond" w:cs="Garamond"/>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B08CC-DC20-4186-83C3-027CD2369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13277</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Paul Njoroge</cp:lastModifiedBy>
  <cp:revision>4</cp:revision>
  <cp:lastPrinted>2006-06-15T08:31:00Z</cp:lastPrinted>
  <dcterms:created xsi:type="dcterms:W3CDTF">2019-09-20T09:15:00Z</dcterms:created>
  <dcterms:modified xsi:type="dcterms:W3CDTF">2023-10-19T11:22:00Z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